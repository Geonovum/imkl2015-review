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4F4FCB"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9504" stroked="f">
            <v:textbox style="mso-next-textbox:#_x0000_s1026">
              <w:txbxContent>
                <w:p w:rsidR="004F4FCB" w:rsidRDefault="004F4FCB" w:rsidP="007911E4">
                  <w:pPr>
                    <w:spacing w:line="360" w:lineRule="auto"/>
                    <w:ind w:left="14" w:hanging="14"/>
                    <w:rPr>
                      <w:sz w:val="28"/>
                      <w:szCs w:val="28"/>
                    </w:rPr>
                  </w:pPr>
                  <w:r>
                    <w:rPr>
                      <w:sz w:val="28"/>
                      <w:szCs w:val="28"/>
                    </w:rPr>
                    <w:t>Rapport</w:t>
                  </w:r>
                </w:p>
                <w:p w:rsidR="004F4FCB" w:rsidRDefault="004F4FCB"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4F4FCB" w:rsidP="007C7339">
      <w:pPr>
        <w:spacing w:line="240" w:lineRule="atLeast"/>
        <w:jc w:val="left"/>
        <w:rPr>
          <w:sz w:val="28"/>
          <w:szCs w:val="28"/>
        </w:rPr>
      </w:pPr>
      <w:r>
        <w:rPr>
          <w:noProof/>
          <w:sz w:val="28"/>
          <w:szCs w:val="28"/>
        </w:rPr>
        <w:pict>
          <v:rect id="_x0000_s1034" style="position:absolute;margin-left:-420.2pt;margin-top:13.9pt;width:435.85pt;height:251.3pt;z-index:251673600"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2547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4F4FCB" w:rsidP="007C7339">
      <w:pPr>
        <w:spacing w:line="240" w:lineRule="atLeast"/>
        <w:jc w:val="left"/>
        <w:rPr>
          <w:sz w:val="28"/>
          <w:szCs w:val="28"/>
        </w:rPr>
      </w:pPr>
      <w:r>
        <w:rPr>
          <w:noProof/>
        </w:rPr>
        <w:pict>
          <v:shape id="_x0000_s1027" type="#_x0000_t202" style="position:absolute;margin-left:275.15pt;margin-top:6.25pt;width:167.25pt;height:67.5pt;z-index:251670528" stroked="f">
            <v:textbox style="mso-next-textbox:#_x0000_s1027">
              <w:txbxContent>
                <w:p w:rsidR="004F4FCB" w:rsidRDefault="004F4FCB">
                  <w:pPr>
                    <w:jc w:val="right"/>
                    <w:rPr>
                      <w:sz w:val="24"/>
                      <w:szCs w:val="24"/>
                    </w:rPr>
                  </w:pPr>
                  <w:bookmarkStart w:id="0" w:name="Opdrachtgever"/>
                  <w:proofErr w:type="spellStart"/>
                  <w:r w:rsidRPr="00FD130F">
                    <w:rPr>
                      <w:sz w:val="24"/>
                      <w:szCs w:val="24"/>
                    </w:rPr>
                    <w:t>Geonovum</w:t>
                  </w:r>
                  <w:bookmarkEnd w:id="0"/>
                  <w:proofErr w:type="spellEnd"/>
                </w:p>
                <w:p w:rsidR="004F4FCB" w:rsidRDefault="004F4FCB">
                  <w:pPr>
                    <w:jc w:val="right"/>
                    <w:rPr>
                      <w:sz w:val="24"/>
                      <w:szCs w:val="24"/>
                    </w:rPr>
                  </w:pPr>
                </w:p>
                <w:p w:rsidR="004F4FCB" w:rsidRDefault="004F4FCB">
                  <w:pPr>
                    <w:jc w:val="right"/>
                    <w:rPr>
                      <w:sz w:val="24"/>
                      <w:szCs w:val="24"/>
                    </w:rPr>
                  </w:pPr>
                </w:p>
              </w:txbxContent>
            </v:textbox>
            <w10:wrap type="square"/>
          </v:shape>
        </w:pict>
      </w:r>
      <w:r>
        <w:rPr>
          <w:noProof/>
        </w:rPr>
        <w:pict>
          <v:shape id="_x0000_s1030" type="#_x0000_t202" style="position:absolute;margin-left:-6.2pt;margin-top:6.25pt;width:171pt;height:36pt;z-index:251671552" stroked="f">
            <v:textbox style="mso-next-textbox:#_x0000_s1030">
              <w:txbxContent>
                <w:p w:rsidR="004F4FCB" w:rsidRDefault="004F4FCB" w:rsidP="00672722">
                  <w:pPr>
                    <w:jc w:val="left"/>
                    <w:rPr>
                      <w:b/>
                    </w:rPr>
                  </w:pPr>
                  <w:r w:rsidRPr="00672722">
                    <w:rPr>
                      <w:b/>
                    </w:rPr>
                    <w:t>datum</w:t>
                  </w:r>
                </w:p>
                <w:p w:rsidR="004F4FCB" w:rsidRPr="004419AB" w:rsidRDefault="004F4FCB" w:rsidP="00672722">
                  <w:pPr>
                    <w:jc w:val="left"/>
                  </w:pPr>
                  <w:del w:id="1" w:author="Paul Janssen" w:date="2016-11-17T16:37:00Z">
                    <w:r w:rsidDel="005A10AC">
                      <w:delText xml:space="preserve">x </w:delText>
                    </w:r>
                  </w:del>
                  <w:ins w:id="2" w:author="Paul Janssen" w:date="2017-03-09T12:08:00Z">
                    <w:r>
                      <w:t>10</w:t>
                    </w:r>
                  </w:ins>
                  <w:ins w:id="3" w:author="Paul Janssen" w:date="2016-11-17T16:37:00Z">
                    <w:r>
                      <w:t xml:space="preserve"> </w:t>
                    </w:r>
                  </w:ins>
                  <w:del w:id="4" w:author="Paul Janssen" w:date="2017-01-27T17:28:00Z">
                    <w:r w:rsidDel="00BE4C6E">
                      <w:delText xml:space="preserve">november </w:delText>
                    </w:r>
                  </w:del>
                  <w:ins w:id="5" w:author="Paul Janssen" w:date="2017-03-09T12:08:00Z">
                    <w:r>
                      <w:t>maart</w:t>
                    </w:r>
                  </w:ins>
                  <w:ins w:id="6" w:author="Paul Janssen" w:date="2017-01-27T17:28:00Z">
                    <w:r>
                      <w:t xml:space="preserve"> </w:t>
                    </w:r>
                  </w:ins>
                  <w:r>
                    <w:t>201</w:t>
                  </w:r>
                  <w:ins w:id="7" w:author="Paul Janssen" w:date="2017-01-27T17:28:00Z">
                    <w:r>
                      <w:t>7</w:t>
                    </w:r>
                  </w:ins>
                  <w:del w:id="8" w:author="Paul Janssen" w:date="2017-01-27T17:28:00Z">
                    <w:r w:rsidDel="00BE4C6E">
                      <w:delText>6</w:delText>
                    </w:r>
                  </w:del>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4F4FCB" w:rsidP="007C7339">
      <w:pPr>
        <w:spacing w:line="240" w:lineRule="atLeast"/>
        <w:jc w:val="left"/>
        <w:rPr>
          <w:sz w:val="28"/>
          <w:szCs w:val="28"/>
        </w:rPr>
      </w:pPr>
      <w:r>
        <w:rPr>
          <w:noProof/>
        </w:rPr>
        <w:pict>
          <v:shape id="_x0000_s1031" type="#_x0000_t202" style="position:absolute;margin-left:-180.1pt;margin-top:11.95pt;width:171pt;height:36pt;z-index:251672576" stroked="f">
            <v:textbox style="mso-next-textbox:#_x0000_s1031">
              <w:txbxContent>
                <w:p w:rsidR="004F4FCB" w:rsidRPr="00672722" w:rsidRDefault="004F4FCB" w:rsidP="00796267">
                  <w:pPr>
                    <w:rPr>
                      <w:b/>
                    </w:rPr>
                  </w:pPr>
                  <w:r w:rsidRPr="00672722">
                    <w:rPr>
                      <w:b/>
                    </w:rPr>
                    <w:t>versie</w:t>
                  </w:r>
                </w:p>
                <w:p w:rsidR="004F4FCB" w:rsidRPr="00DC7808" w:rsidRDefault="004F4FCB" w:rsidP="00796267">
                  <w:r>
                    <w:t xml:space="preserve">1.2 </w:t>
                  </w:r>
                  <w:del w:id="9" w:author="Paul Janssen" w:date="2017-01-29T16:32:00Z">
                    <w:r w:rsidDel="000C1E46">
                      <w:delText>io</w:delText>
                    </w:r>
                  </w:del>
                  <w:ins w:id="10" w:author="Paul Janssen" w:date="2017-03-09T12:08:00Z">
                    <w:r>
                      <w:t>RC1</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del w:id="11" w:author="Paul Janssen" w:date="2017-01-29T16:35:00Z">
              <w:r w:rsidR="00C67CD4" w:rsidDel="000C1E46">
                <w:rPr>
                  <w:color w:val="0000FF"/>
                </w:rPr>
                <w:delText>2016</w:delText>
              </w:r>
            </w:del>
            <w:ins w:id="12" w:author="Paul Janssen" w:date="2017-01-29T16:35:00Z">
              <w:r w:rsidR="000C1E46">
                <w:rPr>
                  <w:color w:val="0000FF"/>
                </w:rPr>
                <w:t>2017</w:t>
              </w:r>
            </w:ins>
            <w:r w:rsidR="001239D0">
              <w:rPr>
                <w:color w:val="0000FF"/>
              </w:rPr>
              <w:t>-</w:t>
            </w:r>
            <w:del w:id="13" w:author="Paul Janssen" w:date="2017-01-29T16:35:00Z">
              <w:r w:rsidR="0027065E" w:rsidDel="000C1E46">
                <w:rPr>
                  <w:color w:val="0000FF"/>
                </w:rPr>
                <w:delText>0</w:delText>
              </w:r>
              <w:r w:rsidR="00F25B55" w:rsidDel="000C1E46">
                <w:rPr>
                  <w:color w:val="0000FF"/>
                </w:rPr>
                <w:delText>6</w:delText>
              </w:r>
            </w:del>
            <w:ins w:id="14" w:author="Paul Janssen" w:date="2017-01-29T16:35:00Z">
              <w:r w:rsidR="000C1E46">
                <w:rPr>
                  <w:color w:val="0000FF"/>
                </w:rPr>
                <w:t>0</w:t>
              </w:r>
            </w:ins>
            <w:ins w:id="15" w:author="Paul Janssen" w:date="2017-03-09T12:08:00Z">
              <w:r w:rsidR="004F4FCB">
                <w:rPr>
                  <w:color w:val="0000FF"/>
                </w:rPr>
                <w:t>3</w:t>
              </w:r>
            </w:ins>
            <w:r w:rsidRPr="005F591B">
              <w:rPr>
                <w:color w:val="0000FF"/>
              </w:rPr>
              <w:t>-</w:t>
            </w:r>
            <w:del w:id="16" w:author="Paul Janssen" w:date="2017-01-29T16:35:00Z">
              <w:r w:rsidR="00F25B55" w:rsidDel="000C1E46">
                <w:rPr>
                  <w:color w:val="0000FF"/>
                </w:rPr>
                <w:delText>03</w:delText>
              </w:r>
            </w:del>
            <w:ins w:id="17" w:author="Paul Janssen" w:date="2017-03-09T12:08:00Z">
              <w:r w:rsidR="004F4FCB">
                <w:rPr>
                  <w:color w:val="0000FF"/>
                </w:rPr>
                <w:t>10</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proofErr w:type="spellStart"/>
            <w:r w:rsidRPr="005F591B">
              <w:rPr>
                <w:lang w:val="en-US"/>
              </w:rPr>
              <w:t>Geonovum</w:t>
            </w:r>
            <w:proofErr w:type="spellEnd"/>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del w:id="18" w:author="Paul Janssen" w:date="2016-11-17T13:05:00Z">
              <w:r w:rsidR="002B4B6E" w:rsidDel="00DB2583">
                <w:rPr>
                  <w:color w:val="0000FF"/>
                </w:rPr>
                <w:delText>1</w:delText>
              </w:r>
              <w:r w:rsidR="000427A2" w:rsidRPr="000427A2" w:rsidDel="00DB2583">
                <w:rPr>
                  <w:color w:val="0000FF"/>
                </w:rPr>
                <w:delText>doc</w:delText>
              </w:r>
            </w:del>
            <w:ins w:id="19" w:author="Paul Janssen" w:date="2016-11-17T13:05:00Z">
              <w:r w:rsidR="00DB2583">
                <w:rPr>
                  <w:color w:val="0000FF"/>
                </w:rPr>
                <w:t>2</w:t>
              </w:r>
            </w:ins>
            <w:ins w:id="20" w:author="Paul Janssen" w:date="2017-03-09T12:08:00Z">
              <w:r w:rsidR="004F4FCB">
                <w:rPr>
                  <w:color w:val="0000FF"/>
                </w:rPr>
                <w:t>RC1</w:t>
              </w:r>
            </w:ins>
            <w:ins w:id="21" w:author="Paul Janssen" w:date="2016-11-17T13:05:00Z">
              <w:r w:rsidR="00DB2583">
                <w:rPr>
                  <w:color w:val="0000FF"/>
                </w:rPr>
                <w:t>.</w:t>
              </w:r>
              <w:r w:rsidR="00DB2583" w:rsidRPr="000427A2">
                <w:rPr>
                  <w:color w:val="0000FF"/>
                </w:rPr>
                <w:t>doc</w:t>
              </w:r>
            </w:ins>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4F4FCB" w:rsidRPr="00866987" w:rsidTr="00F25B55">
        <w:trPr>
          <w:ins w:id="22" w:author="Paul Janssen" w:date="2017-03-09T12:09:00Z"/>
        </w:trPr>
        <w:tc>
          <w:tcPr>
            <w:tcW w:w="445" w:type="pct"/>
          </w:tcPr>
          <w:p w:rsidR="004F4FCB" w:rsidRPr="004F4FCB" w:rsidRDefault="004F4FCB" w:rsidP="00DD5E22">
            <w:pPr>
              <w:jc w:val="left"/>
              <w:rPr>
                <w:ins w:id="23" w:author="Paul Janssen" w:date="2017-03-09T12:09:00Z"/>
                <w:bCs/>
                <w:rPrChange w:id="24" w:author="Paul Janssen" w:date="2017-03-09T12:10:00Z">
                  <w:rPr>
                    <w:ins w:id="25" w:author="Paul Janssen" w:date="2017-03-09T12:09:00Z"/>
                    <w:bCs/>
                    <w:highlight w:val="yellow"/>
                  </w:rPr>
                </w:rPrChange>
              </w:rPr>
            </w:pPr>
            <w:ins w:id="26" w:author="Paul Janssen" w:date="2017-03-09T12:09:00Z">
              <w:r w:rsidRPr="004F4FCB">
                <w:rPr>
                  <w:bCs/>
                  <w:rPrChange w:id="27" w:author="Paul Janssen" w:date="2017-03-09T12:10:00Z">
                    <w:rPr>
                      <w:bCs/>
                      <w:highlight w:val="yellow"/>
                    </w:rPr>
                  </w:rPrChange>
                </w:rPr>
                <w:t>1.2RC1</w:t>
              </w:r>
            </w:ins>
          </w:p>
        </w:tc>
        <w:tc>
          <w:tcPr>
            <w:tcW w:w="725" w:type="pct"/>
          </w:tcPr>
          <w:p w:rsidR="004F4FCB" w:rsidRPr="004F4FCB" w:rsidRDefault="004F4FCB" w:rsidP="00DB2583">
            <w:pPr>
              <w:jc w:val="left"/>
              <w:rPr>
                <w:ins w:id="28" w:author="Paul Janssen" w:date="2017-03-09T12:09:00Z"/>
                <w:bCs/>
                <w:rPrChange w:id="29" w:author="Paul Janssen" w:date="2017-03-09T12:10:00Z">
                  <w:rPr>
                    <w:ins w:id="30" w:author="Paul Janssen" w:date="2017-03-09T12:09:00Z"/>
                    <w:bCs/>
                    <w:highlight w:val="yellow"/>
                  </w:rPr>
                </w:rPrChange>
              </w:rPr>
            </w:pPr>
            <w:ins w:id="31" w:author="Paul Janssen" w:date="2017-03-09T12:09:00Z">
              <w:r w:rsidRPr="004F4FCB">
                <w:rPr>
                  <w:bCs/>
                  <w:rPrChange w:id="32" w:author="Paul Janssen" w:date="2017-03-09T12:10:00Z">
                    <w:rPr>
                      <w:bCs/>
                      <w:highlight w:val="yellow"/>
                    </w:rPr>
                  </w:rPrChange>
                </w:rPr>
                <w:t>2017-03-10</w:t>
              </w:r>
            </w:ins>
          </w:p>
        </w:tc>
        <w:tc>
          <w:tcPr>
            <w:tcW w:w="641" w:type="pct"/>
          </w:tcPr>
          <w:p w:rsidR="004F4FCB" w:rsidRPr="004F4FCB" w:rsidRDefault="004F4FCB" w:rsidP="00DB2583">
            <w:pPr>
              <w:jc w:val="left"/>
              <w:rPr>
                <w:ins w:id="33" w:author="Paul Janssen" w:date="2017-03-09T12:09:00Z"/>
                <w:bCs/>
                <w:rPrChange w:id="34" w:author="Paul Janssen" w:date="2017-03-09T12:10:00Z">
                  <w:rPr>
                    <w:ins w:id="35" w:author="Paul Janssen" w:date="2017-03-09T12:09:00Z"/>
                    <w:bCs/>
                    <w:highlight w:val="yellow"/>
                  </w:rPr>
                </w:rPrChange>
              </w:rPr>
            </w:pPr>
            <w:ins w:id="36" w:author="Paul Janssen" w:date="2017-03-09T12:09:00Z">
              <w:r w:rsidRPr="004F4FCB">
                <w:rPr>
                  <w:bCs/>
                  <w:rPrChange w:id="37" w:author="Paul Janssen" w:date="2017-03-09T12:10:00Z">
                    <w:rPr>
                      <w:bCs/>
                      <w:highlight w:val="yellow"/>
                    </w:rPr>
                  </w:rPrChange>
                </w:rPr>
                <w:t>PJA</w:t>
              </w:r>
            </w:ins>
          </w:p>
        </w:tc>
        <w:tc>
          <w:tcPr>
            <w:tcW w:w="692" w:type="pct"/>
          </w:tcPr>
          <w:p w:rsidR="004F4FCB" w:rsidRPr="004F4FCB" w:rsidRDefault="004F4FCB" w:rsidP="00A905F8">
            <w:pPr>
              <w:jc w:val="left"/>
              <w:rPr>
                <w:ins w:id="38" w:author="Paul Janssen" w:date="2017-03-09T12:09:00Z"/>
                <w:bCs/>
                <w:rPrChange w:id="39" w:author="Paul Janssen" w:date="2017-03-09T12:10:00Z">
                  <w:rPr>
                    <w:ins w:id="40" w:author="Paul Janssen" w:date="2017-03-09T12:09:00Z"/>
                    <w:bCs/>
                    <w:highlight w:val="yellow"/>
                  </w:rPr>
                </w:rPrChange>
              </w:rPr>
            </w:pPr>
          </w:p>
        </w:tc>
        <w:tc>
          <w:tcPr>
            <w:tcW w:w="2497" w:type="pct"/>
          </w:tcPr>
          <w:p w:rsidR="004F4FCB" w:rsidRPr="004F4FCB" w:rsidRDefault="004F4FCB" w:rsidP="00E67465">
            <w:pPr>
              <w:jc w:val="left"/>
              <w:rPr>
                <w:ins w:id="41" w:author="Paul Janssen" w:date="2017-03-09T12:09:00Z"/>
                <w:bCs/>
                <w:rPrChange w:id="42" w:author="Paul Janssen" w:date="2017-03-09T12:10:00Z">
                  <w:rPr>
                    <w:ins w:id="43" w:author="Paul Janssen" w:date="2017-03-09T12:09:00Z"/>
                    <w:bCs/>
                    <w:highlight w:val="yellow"/>
                  </w:rPr>
                </w:rPrChange>
              </w:rPr>
            </w:pPr>
            <w:ins w:id="44" w:author="Paul Janssen" w:date="2017-03-09T12:09:00Z">
              <w:r w:rsidRPr="004F4FCB">
                <w:rPr>
                  <w:bCs/>
                  <w:rPrChange w:id="45" w:author="Paul Janssen" w:date="2017-03-09T12:10:00Z">
                    <w:rPr>
                      <w:bCs/>
                      <w:highlight w:val="yellow"/>
                    </w:rPr>
                  </w:rPrChange>
                </w:rPr>
                <w:t>1.2 Release Candidate</w:t>
              </w:r>
            </w:ins>
          </w:p>
        </w:tc>
      </w:tr>
      <w:tr w:rsidR="000C1E46" w:rsidRPr="00866987" w:rsidTr="00F25B55">
        <w:trPr>
          <w:ins w:id="46" w:author="Paul Janssen" w:date="2017-01-29T16:35:00Z"/>
        </w:trPr>
        <w:tc>
          <w:tcPr>
            <w:tcW w:w="445" w:type="pct"/>
          </w:tcPr>
          <w:p w:rsidR="000C1E46" w:rsidRPr="004F4FCB" w:rsidRDefault="000C1E46" w:rsidP="00DD5E22">
            <w:pPr>
              <w:jc w:val="left"/>
              <w:rPr>
                <w:ins w:id="47" w:author="Paul Janssen" w:date="2017-01-29T16:35:00Z"/>
                <w:bCs/>
                <w:rPrChange w:id="48" w:author="Paul Janssen" w:date="2017-03-09T12:10:00Z">
                  <w:rPr>
                    <w:ins w:id="49" w:author="Paul Janssen" w:date="2017-01-29T16:35:00Z"/>
                    <w:bCs/>
                    <w:highlight w:val="yellow"/>
                  </w:rPr>
                </w:rPrChange>
              </w:rPr>
            </w:pPr>
            <w:ins w:id="50" w:author="Paul Janssen" w:date="2017-01-29T16:35:00Z">
              <w:r w:rsidRPr="004F4FCB">
                <w:rPr>
                  <w:bCs/>
                  <w:rPrChange w:id="51" w:author="Paul Janssen" w:date="2017-03-09T12:10:00Z">
                    <w:rPr>
                      <w:bCs/>
                      <w:highlight w:val="yellow"/>
                    </w:rPr>
                  </w:rPrChange>
                </w:rPr>
                <w:t xml:space="preserve">1.2 </w:t>
              </w:r>
              <w:proofErr w:type="spellStart"/>
              <w:r w:rsidRPr="004F4FCB">
                <w:rPr>
                  <w:bCs/>
                  <w:rPrChange w:id="52" w:author="Paul Janssen" w:date="2017-03-09T12:10:00Z">
                    <w:rPr>
                      <w:bCs/>
                      <w:highlight w:val="yellow"/>
                    </w:rPr>
                  </w:rPrChange>
                </w:rPr>
                <w:t>ec</w:t>
              </w:r>
              <w:proofErr w:type="spellEnd"/>
            </w:ins>
          </w:p>
        </w:tc>
        <w:tc>
          <w:tcPr>
            <w:tcW w:w="725" w:type="pct"/>
          </w:tcPr>
          <w:p w:rsidR="000C1E46" w:rsidRPr="004F4FCB" w:rsidRDefault="000C1E46" w:rsidP="00DB2583">
            <w:pPr>
              <w:jc w:val="left"/>
              <w:rPr>
                <w:ins w:id="53" w:author="Paul Janssen" w:date="2017-01-29T16:35:00Z"/>
                <w:bCs/>
                <w:rPrChange w:id="54" w:author="Paul Janssen" w:date="2017-03-09T12:10:00Z">
                  <w:rPr>
                    <w:ins w:id="55" w:author="Paul Janssen" w:date="2017-01-29T16:35:00Z"/>
                    <w:bCs/>
                    <w:highlight w:val="yellow"/>
                  </w:rPr>
                </w:rPrChange>
              </w:rPr>
            </w:pPr>
            <w:ins w:id="56" w:author="Paul Janssen" w:date="2017-01-29T16:36:00Z">
              <w:r w:rsidRPr="004F4FCB">
                <w:rPr>
                  <w:bCs/>
                  <w:rPrChange w:id="57" w:author="Paul Janssen" w:date="2017-03-09T12:10:00Z">
                    <w:rPr>
                      <w:bCs/>
                      <w:highlight w:val="yellow"/>
                    </w:rPr>
                  </w:rPrChange>
                </w:rPr>
                <w:t>2017-01-29</w:t>
              </w:r>
            </w:ins>
          </w:p>
        </w:tc>
        <w:tc>
          <w:tcPr>
            <w:tcW w:w="641" w:type="pct"/>
          </w:tcPr>
          <w:p w:rsidR="000C1E46" w:rsidRPr="004F4FCB" w:rsidRDefault="000C1E46" w:rsidP="00DB2583">
            <w:pPr>
              <w:jc w:val="left"/>
              <w:rPr>
                <w:ins w:id="58" w:author="Paul Janssen" w:date="2017-01-29T16:35:00Z"/>
                <w:bCs/>
                <w:rPrChange w:id="59" w:author="Paul Janssen" w:date="2017-03-09T12:10:00Z">
                  <w:rPr>
                    <w:ins w:id="60" w:author="Paul Janssen" w:date="2017-01-29T16:35:00Z"/>
                    <w:bCs/>
                    <w:highlight w:val="yellow"/>
                  </w:rPr>
                </w:rPrChange>
              </w:rPr>
            </w:pPr>
            <w:ins w:id="61" w:author="Paul Janssen" w:date="2017-01-29T16:36:00Z">
              <w:r w:rsidRPr="004F4FCB">
                <w:rPr>
                  <w:bCs/>
                  <w:rPrChange w:id="62" w:author="Paul Janssen" w:date="2017-03-09T12:10:00Z">
                    <w:rPr>
                      <w:bCs/>
                      <w:highlight w:val="yellow"/>
                    </w:rPr>
                  </w:rPrChange>
                </w:rPr>
                <w:t>PJA</w:t>
              </w:r>
            </w:ins>
          </w:p>
        </w:tc>
        <w:tc>
          <w:tcPr>
            <w:tcW w:w="692" w:type="pct"/>
          </w:tcPr>
          <w:p w:rsidR="000C1E46" w:rsidRPr="004F4FCB" w:rsidRDefault="000C1E46" w:rsidP="00A905F8">
            <w:pPr>
              <w:jc w:val="left"/>
              <w:rPr>
                <w:ins w:id="63" w:author="Paul Janssen" w:date="2017-01-29T16:35:00Z"/>
                <w:bCs/>
                <w:rPrChange w:id="64" w:author="Paul Janssen" w:date="2017-03-09T12:10:00Z">
                  <w:rPr>
                    <w:ins w:id="65" w:author="Paul Janssen" w:date="2017-01-29T16:35:00Z"/>
                    <w:bCs/>
                    <w:highlight w:val="yellow"/>
                  </w:rPr>
                </w:rPrChange>
              </w:rPr>
            </w:pPr>
            <w:ins w:id="66" w:author="Paul Janssen" w:date="2017-01-29T16:36:00Z">
              <w:r w:rsidRPr="004F4FCB">
                <w:rPr>
                  <w:bCs/>
                  <w:rPrChange w:id="67" w:author="Paul Janssen" w:date="2017-03-09T12:10:00Z">
                    <w:rPr>
                      <w:bCs/>
                      <w:highlight w:val="yellow"/>
                    </w:rPr>
                  </w:rPrChange>
                </w:rPr>
                <w:t>divers</w:t>
              </w:r>
            </w:ins>
          </w:p>
        </w:tc>
        <w:tc>
          <w:tcPr>
            <w:tcW w:w="2497" w:type="pct"/>
          </w:tcPr>
          <w:p w:rsidR="000C1E46" w:rsidRPr="004F4FCB" w:rsidRDefault="000C1E46" w:rsidP="00E67465">
            <w:pPr>
              <w:jc w:val="left"/>
              <w:rPr>
                <w:ins w:id="68" w:author="Paul Janssen" w:date="2017-01-29T16:35:00Z"/>
                <w:bCs/>
                <w:rPrChange w:id="69" w:author="Paul Janssen" w:date="2017-03-09T12:10:00Z">
                  <w:rPr>
                    <w:ins w:id="70" w:author="Paul Janssen" w:date="2017-01-29T16:35:00Z"/>
                    <w:bCs/>
                    <w:highlight w:val="yellow"/>
                  </w:rPr>
                </w:rPrChange>
              </w:rPr>
            </w:pPr>
            <w:ins w:id="71" w:author="Paul Janssen" w:date="2017-01-29T16:36:00Z">
              <w:r w:rsidRPr="004F4FCB">
                <w:rPr>
                  <w:bCs/>
                  <w:rPrChange w:id="72" w:author="Paul Janssen" w:date="2017-03-09T12:10:00Z">
                    <w:rPr>
                      <w:bCs/>
                      <w:highlight w:val="yellow"/>
                    </w:rPr>
                  </w:rPrChange>
                </w:rPr>
                <w:t>1.2 eindconcept voor review</w:t>
              </w:r>
            </w:ins>
          </w:p>
        </w:tc>
      </w:tr>
      <w:tr w:rsidR="00DB2583" w:rsidRPr="00866987" w:rsidTr="00F25B55">
        <w:tc>
          <w:tcPr>
            <w:tcW w:w="445" w:type="pct"/>
          </w:tcPr>
          <w:p w:rsidR="00DB2583" w:rsidRPr="000C1E46" w:rsidRDefault="00DB2583" w:rsidP="00DD5E22">
            <w:pPr>
              <w:jc w:val="left"/>
              <w:rPr>
                <w:bCs/>
              </w:rPr>
            </w:pPr>
            <w:r w:rsidRPr="000C1E46">
              <w:rPr>
                <w:bCs/>
              </w:rPr>
              <w:t>1.2io</w:t>
            </w:r>
          </w:p>
        </w:tc>
        <w:tc>
          <w:tcPr>
            <w:tcW w:w="725" w:type="pct"/>
          </w:tcPr>
          <w:p w:rsidR="00DB2583" w:rsidRPr="000C1E46" w:rsidRDefault="00DB2583" w:rsidP="00DB2583">
            <w:pPr>
              <w:jc w:val="left"/>
              <w:rPr>
                <w:bCs/>
              </w:rPr>
            </w:pPr>
            <w:r w:rsidRPr="000C1E46">
              <w:rPr>
                <w:bCs/>
              </w:rPr>
              <w:t>2016-11-xx</w:t>
            </w:r>
          </w:p>
        </w:tc>
        <w:tc>
          <w:tcPr>
            <w:tcW w:w="641" w:type="pct"/>
          </w:tcPr>
          <w:p w:rsidR="00DB2583" w:rsidRPr="000C1E46" w:rsidRDefault="00DB2583" w:rsidP="00DB2583">
            <w:pPr>
              <w:jc w:val="left"/>
              <w:rPr>
                <w:bCs/>
              </w:rPr>
            </w:pPr>
            <w:r w:rsidRPr="000C1E46">
              <w:rPr>
                <w:bCs/>
              </w:rPr>
              <w:t>PJA</w:t>
            </w:r>
          </w:p>
        </w:tc>
        <w:tc>
          <w:tcPr>
            <w:tcW w:w="692" w:type="pct"/>
          </w:tcPr>
          <w:p w:rsidR="00DB2583" w:rsidRPr="000C1E46" w:rsidRDefault="00DB2583" w:rsidP="00A905F8">
            <w:pPr>
              <w:jc w:val="left"/>
              <w:rPr>
                <w:bCs/>
              </w:rPr>
            </w:pPr>
          </w:p>
        </w:tc>
        <w:tc>
          <w:tcPr>
            <w:tcW w:w="2497" w:type="pct"/>
          </w:tcPr>
          <w:p w:rsidR="00DB2583" w:rsidRPr="000C1E46" w:rsidRDefault="00DB2583" w:rsidP="00E67465">
            <w:pPr>
              <w:jc w:val="left"/>
              <w:rPr>
                <w:bCs/>
              </w:rPr>
            </w:pPr>
            <w:r w:rsidRPr="000C1E46">
              <w:rPr>
                <w:bCs/>
              </w:rPr>
              <w:t>Versie 1.2 in ontwikkeling</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DB2583">
            <w:pPr>
              <w:jc w:val="left"/>
              <w:rPr>
                <w:bCs/>
              </w:rPr>
            </w:pPr>
            <w:r>
              <w:rPr>
                <w:bCs/>
              </w:rPr>
              <w:t>2016-05-27</w:t>
            </w:r>
          </w:p>
        </w:tc>
        <w:tc>
          <w:tcPr>
            <w:tcW w:w="641" w:type="pct"/>
          </w:tcPr>
          <w:p w:rsidR="00F25B55" w:rsidRDefault="00F25B55" w:rsidP="00DB2583">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c>
          <w:tcPr>
            <w:tcW w:w="445" w:type="pct"/>
          </w:tcPr>
          <w:p w:rsidR="0027065E" w:rsidRDefault="0027065E" w:rsidP="00DD5E22">
            <w:pPr>
              <w:jc w:val="left"/>
              <w:rPr>
                <w:bCs/>
              </w:rPr>
            </w:pPr>
            <w:r>
              <w:rPr>
                <w:bCs/>
              </w:rPr>
              <w:t>1.1RC1</w:t>
            </w:r>
          </w:p>
        </w:tc>
        <w:tc>
          <w:tcPr>
            <w:tcW w:w="725" w:type="pct"/>
          </w:tcPr>
          <w:p w:rsidR="0027065E" w:rsidRDefault="0027065E" w:rsidP="0027065E">
            <w:pPr>
              <w:jc w:val="left"/>
              <w:rPr>
                <w:bCs/>
              </w:rPr>
            </w:pPr>
            <w:r>
              <w:rPr>
                <w:bCs/>
              </w:rPr>
              <w:t>2016-05-14</w:t>
            </w:r>
          </w:p>
        </w:tc>
        <w:tc>
          <w:tcPr>
            <w:tcW w:w="641" w:type="pct"/>
          </w:tcPr>
          <w:p w:rsidR="0027065E" w:rsidRDefault="0027065E" w:rsidP="00E67465">
            <w:pPr>
              <w:jc w:val="left"/>
              <w:rPr>
                <w:bCs/>
              </w:rPr>
            </w:pPr>
            <w:r>
              <w:rPr>
                <w:bCs/>
              </w:rPr>
              <w:t>PJA</w:t>
            </w:r>
          </w:p>
        </w:tc>
        <w:tc>
          <w:tcPr>
            <w:tcW w:w="692" w:type="pct"/>
          </w:tcPr>
          <w:p w:rsidR="0027065E" w:rsidRDefault="0027065E" w:rsidP="00A905F8">
            <w:pPr>
              <w:jc w:val="left"/>
              <w:rPr>
                <w:bCs/>
              </w:rPr>
            </w:pPr>
            <w:r>
              <w:rPr>
                <w:bCs/>
              </w:rPr>
              <w:t>divers</w:t>
            </w:r>
          </w:p>
        </w:tc>
        <w:tc>
          <w:tcPr>
            <w:tcW w:w="2497" w:type="pct"/>
          </w:tcPr>
          <w:p w:rsidR="0027065E" w:rsidRDefault="0027065E" w:rsidP="00E67465">
            <w:pPr>
              <w:jc w:val="left"/>
              <w:rPr>
                <w:bCs/>
              </w:rPr>
            </w:pPr>
            <w:r>
              <w:rPr>
                <w:bCs/>
              </w:rPr>
              <w:t>Kleine aanpassingen van concept naar RC1</w:t>
            </w:r>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455BC2" w:rsidP="00E67465">
            <w:pPr>
              <w:jc w:val="left"/>
              <w:rPr>
                <w:bCs/>
              </w:rPr>
            </w:pPr>
            <w:r w:rsidRPr="00DB2583">
              <w:rPr>
                <w:bCs/>
                <w:u w:val="singl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proofErr w:type="spellStart"/>
            <w:r>
              <w:rPr>
                <w:bCs/>
              </w:rPr>
              <w:t>Nav</w:t>
            </w:r>
            <w:proofErr w:type="spellEnd"/>
            <w:r>
              <w:rPr>
                <w:bCs/>
              </w:rPr>
              <w:t xml:space="preserve"> review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proofErr w:type="spellStart"/>
            <w:r>
              <w:rPr>
                <w:bCs/>
              </w:rPr>
              <w:t>Nav</w:t>
            </w:r>
            <w:proofErr w:type="spellEnd"/>
            <w:r>
              <w:rPr>
                <w:bCs/>
              </w:rPr>
              <w:t xml:space="preserve"> review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proofErr w:type="spellStart"/>
            <w:r>
              <w:rPr>
                <w:bCs/>
              </w:rPr>
              <w:t>Nav</w:t>
            </w:r>
            <w:proofErr w:type="spellEnd"/>
            <w:r>
              <w:rPr>
                <w:bCs/>
              </w:rPr>
              <w:t xml:space="preserve"> van review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r>
              <w:rPr>
                <w:bCs/>
              </w:rPr>
              <w:t>Review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r>
              <w:rPr>
                <w:bCs/>
              </w:rPr>
              <w:t>Review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626496"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4F4FCB">
        <w:rPr>
          <w:noProof/>
          <w:sz w:val="28"/>
          <w:szCs w:val="28"/>
        </w:rPr>
        <w:pict>
          <v:shape id="Tekstvak 7" o:spid="_x0000_s1039" type="#_x0000_t202" style="position:absolute;margin-left:-17.9pt;margin-top:72.35pt;width:501.05pt;height:44.8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4F4FCB" w:rsidRPr="00672722" w:rsidRDefault="004F4FCB" w:rsidP="0071388C">
                  <w:pPr>
                    <w:rPr>
                      <w:b/>
                    </w:rPr>
                  </w:pPr>
                  <w:r>
                    <w:rPr>
                      <w:b/>
                    </w:rPr>
                    <w:t>rechtenbeleid</w:t>
                  </w:r>
                </w:p>
                <w:p w:rsidR="004F4FCB" w:rsidRDefault="004F4FCB" w:rsidP="0071388C">
                  <w:pPr>
                    <w:ind w:left="709" w:firstLine="709"/>
                  </w:pPr>
                  <w:r w:rsidRPr="00D774FF">
                    <w:t>Naamsvermelding-</w:t>
                  </w:r>
                  <w:proofErr w:type="spellStart"/>
                  <w:r w:rsidRPr="00D774FF">
                    <w:t>GeenAfgeleideWerken</w:t>
                  </w:r>
                  <w:proofErr w:type="spellEnd"/>
                  <w:r w:rsidRPr="00D774FF">
                    <w:t xml:space="preserve"> 3.0 Nederland</w:t>
                  </w:r>
                </w:p>
                <w:p w:rsidR="004F4FCB" w:rsidRDefault="004F4FCB" w:rsidP="0071388C">
                  <w:pPr>
                    <w:ind w:left="709" w:firstLine="709"/>
                  </w:pPr>
                  <w:r w:rsidRPr="00D774FF">
                    <w:t>(CC BY-ND 3.0)</w:t>
                  </w:r>
                  <w:r>
                    <w:t xml:space="preserve"> </w:t>
                  </w:r>
                  <w:r>
                    <w:tab/>
                  </w:r>
                </w:p>
                <w:p w:rsidR="004F4FCB" w:rsidRDefault="004F4FCB" w:rsidP="0071388C">
                  <w:pPr>
                    <w:ind w:left="709" w:firstLine="709"/>
                  </w:pPr>
                </w:p>
                <w:p w:rsidR="004F4FCB" w:rsidRPr="002564CF" w:rsidRDefault="004F4FCB"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Stichting</w:t>
      </w:r>
      <w:ins w:id="73" w:author="Paul Janssen" w:date="2017-01-29T13:37:00Z">
        <w:r w:rsidR="00D25D0C">
          <w:t xml:space="preserve"> </w:t>
        </w:r>
      </w:ins>
      <w:del w:id="74" w:author="Paul Janssen" w:date="2017-01-29T13:37:00Z">
        <w:r w:rsidR="00C96003" w:rsidDel="00D25D0C">
          <w:delText xml:space="preserve"> Rioned</w:delText>
        </w:r>
      </w:del>
      <w:ins w:id="75" w:author="Paul Janssen" w:date="2017-01-29T13:37:00Z">
        <w:r w:rsidR="00D25D0C">
          <w:t>RIONED</w:t>
        </w:r>
      </w:ins>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w:t>
      </w:r>
      <w:proofErr w:type="spellStart"/>
      <w:r>
        <w:t>Geonovum</w:t>
      </w:r>
      <w:proofErr w:type="spellEnd"/>
      <w:r>
        <w:t>)</w:t>
      </w:r>
    </w:p>
    <w:p w:rsidR="008E0649" w:rsidRDefault="008E0649" w:rsidP="008E0649">
      <w:r>
        <w:t>Paul Janssen (</w:t>
      </w:r>
      <w:proofErr w:type="spellStart"/>
      <w:r>
        <w:t>Geonovum</w:t>
      </w:r>
      <w:proofErr w:type="spellEnd"/>
      <w:r>
        <w:t>)</w:t>
      </w:r>
    </w:p>
    <w:p w:rsidR="008E0649" w:rsidRDefault="008E0649" w:rsidP="000E7FD9">
      <w:r>
        <w:t>Edward Mac Gillavry (</w:t>
      </w:r>
      <w:proofErr w:type="spellStart"/>
      <w:r>
        <w:t>Webmapper</w:t>
      </w:r>
      <w:proofErr w:type="spellEnd"/>
      <w:r>
        <w:t>)</w:t>
      </w:r>
    </w:p>
    <w:p w:rsidR="008E0649" w:rsidRDefault="008E0649" w:rsidP="000E7FD9">
      <w:r>
        <w:t>Wilko Quak (</w:t>
      </w:r>
      <w:proofErr w:type="spellStart"/>
      <w:r>
        <w:t>Geonovum</w:t>
      </w:r>
      <w:proofErr w:type="spellEnd"/>
      <w:r>
        <w:t>)</w:t>
      </w:r>
    </w:p>
    <w:p w:rsidR="008E0649" w:rsidRDefault="008E0649" w:rsidP="000E7FD9">
      <w:pPr>
        <w:rPr>
          <w:ins w:id="76" w:author="Paul Janssen" w:date="2017-01-29T16:37:00Z"/>
        </w:rPr>
      </w:pPr>
    </w:p>
    <w:p w:rsidR="000C1E46" w:rsidDel="00C25750" w:rsidRDefault="000C1E46" w:rsidP="000E7FD9">
      <w:pPr>
        <w:rPr>
          <w:del w:id="77" w:author="Paul Janssen" w:date="2017-03-09T12:22:00Z"/>
        </w:rPr>
      </w:pPr>
    </w:p>
    <w:p w:rsidR="008E0649" w:rsidRDefault="008E0649" w:rsidP="000E7FD9">
      <w:pPr>
        <w:rPr>
          <w:ins w:id="78" w:author="Paul Janssen" w:date="2017-03-09T12:13:00Z"/>
        </w:rPr>
      </w:pPr>
      <w:r>
        <w:t>Werkgroep:</w:t>
      </w:r>
    </w:p>
    <w:p w:rsidR="004F4FCB" w:rsidRDefault="004F4FCB" w:rsidP="000E7FD9">
      <w:ins w:id="79" w:author="Paul Janssen" w:date="2017-03-09T12:13:00Z">
        <w:r>
          <w:t>Fuat Akdeniz (Kadaster)</w:t>
        </w:r>
      </w:ins>
    </w:p>
    <w:p w:rsidR="000E7FD9" w:rsidRDefault="000E7FD9" w:rsidP="000E7FD9">
      <w:pPr>
        <w:rPr>
          <w:ins w:id="80" w:author="Paul Janssen" w:date="2017-03-09T12:12:00Z"/>
        </w:rPr>
      </w:pPr>
      <w:r>
        <w:t xml:space="preserve">Ad van </w:t>
      </w:r>
      <w:proofErr w:type="spellStart"/>
      <w:r>
        <w:t>Houtum</w:t>
      </w:r>
      <w:proofErr w:type="spellEnd"/>
      <w:r>
        <w:t xml:space="preserve"> (Kadaster)</w:t>
      </w:r>
    </w:p>
    <w:p w:rsidR="004F4FCB" w:rsidRDefault="004F4FCB" w:rsidP="004F4FCB">
      <w:pPr>
        <w:rPr>
          <w:ins w:id="81" w:author="Paul Janssen" w:date="2017-03-09T12:14:00Z"/>
        </w:rPr>
      </w:pPr>
      <w:ins w:id="82" w:author="Paul Janssen" w:date="2017-03-09T12:12:00Z">
        <w:r>
          <w:t>Herman van den Berg (Kadaster)</w:t>
        </w:r>
      </w:ins>
    </w:p>
    <w:p w:rsidR="004F4FCB" w:rsidRPr="000C1C49" w:rsidRDefault="004F4FCB" w:rsidP="004F4FCB">
      <w:pPr>
        <w:rPr>
          <w:moveTo w:id="83" w:author="Paul Janssen" w:date="2017-03-09T12:14:00Z"/>
        </w:rPr>
      </w:pPr>
      <w:moveToRangeStart w:id="84" w:author="Paul Janssen" w:date="2017-03-09T12:14:00Z" w:name="move476824983"/>
      <w:moveTo w:id="85" w:author="Paul Janssen" w:date="2017-03-09T12:14:00Z">
        <w:r w:rsidRPr="00971241">
          <w:t>Martin Borgman (Kadaster)</w:t>
        </w:r>
      </w:moveTo>
    </w:p>
    <w:moveToRangeEnd w:id="84"/>
    <w:p w:rsidR="004F4FCB" w:rsidRDefault="004F4FCB" w:rsidP="004F4FCB">
      <w:pPr>
        <w:rPr>
          <w:ins w:id="86" w:author="Paul Janssen" w:date="2017-03-09T12:16:00Z"/>
        </w:rPr>
      </w:pPr>
      <w:ins w:id="87" w:author="Paul Janssen" w:date="2017-03-09T12:14:00Z">
        <w:r>
          <w:t>Marco</w:t>
        </w:r>
      </w:ins>
      <w:ins w:id="88" w:author="Paul Janssen" w:date="2017-03-09T12:15:00Z">
        <w:r>
          <w:t xml:space="preserve"> Scholten (Kadaster)</w:t>
        </w:r>
      </w:ins>
    </w:p>
    <w:p w:rsidR="004F4FCB" w:rsidRDefault="004F4FCB" w:rsidP="004F4FCB">
      <w:pPr>
        <w:rPr>
          <w:moveTo w:id="89" w:author="Paul Janssen" w:date="2017-03-09T12:16:00Z"/>
        </w:rPr>
      </w:pPr>
      <w:moveToRangeStart w:id="90" w:author="Paul Janssen" w:date="2017-03-09T12:16:00Z" w:name="move476825123"/>
      <w:moveTo w:id="91" w:author="Paul Janssen" w:date="2017-03-09T12:16:00Z">
        <w:r>
          <w:t>Nick Naus (Kadaster)</w:t>
        </w:r>
      </w:moveTo>
    </w:p>
    <w:p w:rsidR="004F4FCB" w:rsidDel="004F4FCB" w:rsidRDefault="004F4FCB" w:rsidP="004F4FCB">
      <w:pPr>
        <w:rPr>
          <w:del w:id="92" w:author="Paul Janssen" w:date="2017-03-09T12:16:00Z"/>
          <w:moveTo w:id="93" w:author="Paul Janssen" w:date="2017-03-09T12:13:00Z"/>
        </w:rPr>
      </w:pPr>
      <w:moveToRangeStart w:id="94" w:author="Paul Janssen" w:date="2017-03-09T12:13:00Z" w:name="move476824922"/>
      <w:moveToRangeEnd w:id="90"/>
      <w:moveTo w:id="95" w:author="Paul Janssen" w:date="2017-03-09T12:13:00Z">
        <w:del w:id="96" w:author="Paul Janssen" w:date="2017-03-09T12:13:00Z">
          <w:r w:rsidDel="004F4FCB">
            <w:delText>Fuat Akdeniz (Kadaster)</w:delText>
          </w:r>
        </w:del>
      </w:moveTo>
    </w:p>
    <w:moveToRangeEnd w:id="94"/>
    <w:p w:rsidR="004F4FCB" w:rsidDel="00C25750" w:rsidRDefault="004F4FCB" w:rsidP="000E7FD9">
      <w:pPr>
        <w:rPr>
          <w:del w:id="97" w:author="Paul Janssen" w:date="2017-03-09T12:22:00Z"/>
        </w:rPr>
      </w:pPr>
    </w:p>
    <w:p w:rsidR="000E7FD9" w:rsidRDefault="000E7FD9" w:rsidP="000E7FD9">
      <w:r>
        <w:t xml:space="preserve">Wil </w:t>
      </w:r>
      <w:proofErr w:type="spellStart"/>
      <w:r>
        <w:t>Lambo</w:t>
      </w:r>
      <w:proofErr w:type="spellEnd"/>
      <w:r>
        <w:t xml:space="preserve"> (KPN)</w:t>
      </w:r>
    </w:p>
    <w:p w:rsidR="00CD35A6" w:rsidRDefault="00CD35A6" w:rsidP="000E7FD9">
      <w:r w:rsidRPr="00BA09AC">
        <w:t xml:space="preserve">Martin van </w:t>
      </w:r>
      <w:proofErr w:type="spellStart"/>
      <w:r w:rsidRPr="00BA09AC">
        <w:t>Vaale</w:t>
      </w:r>
      <w:r>
        <w:t>n</w:t>
      </w:r>
      <w:proofErr w:type="spellEnd"/>
      <w:r>
        <w:t xml:space="preserve"> (KPN)</w:t>
      </w:r>
    </w:p>
    <w:p w:rsidR="000E7FD9" w:rsidRDefault="000E7FD9" w:rsidP="000E7FD9">
      <w:r>
        <w:t>Daan van Os (Brabant Water)</w:t>
      </w:r>
    </w:p>
    <w:p w:rsidR="000E7FD9" w:rsidRDefault="006F2CE2" w:rsidP="000E7FD9">
      <w:pPr>
        <w:rPr>
          <w:ins w:id="98" w:author="Paul Janssen" w:date="2017-03-09T12:17:00Z"/>
          <w:lang w:val="fr-FR"/>
        </w:rPr>
      </w:pPr>
      <w:r w:rsidRPr="006F2CE2">
        <w:rPr>
          <w:lang w:val="fr-FR"/>
        </w:rPr>
        <w:t>Jorrit Hans</w:t>
      </w:r>
      <w:r w:rsidR="00C67CD4">
        <w:rPr>
          <w:lang w:val="fr-FR"/>
        </w:rPr>
        <w:t>s</w:t>
      </w:r>
      <w:r w:rsidRPr="006F2CE2">
        <w:rPr>
          <w:lang w:val="fr-FR"/>
        </w:rPr>
        <w:t>on (</w:t>
      </w:r>
      <w:proofErr w:type="spellStart"/>
      <w:r w:rsidRPr="006F2CE2">
        <w:rPr>
          <w:lang w:val="fr-FR"/>
        </w:rPr>
        <w:t>Enexis</w:t>
      </w:r>
      <w:proofErr w:type="spellEnd"/>
      <w:r w:rsidRPr="006F2CE2">
        <w:rPr>
          <w:lang w:val="fr-FR"/>
        </w:rPr>
        <w:t>)</w:t>
      </w:r>
    </w:p>
    <w:p w:rsidR="00C25750" w:rsidRPr="000E7FD9" w:rsidRDefault="00C25750" w:rsidP="000E7FD9">
      <w:pPr>
        <w:rPr>
          <w:lang w:val="fr-FR"/>
        </w:rPr>
      </w:pPr>
      <w:ins w:id="99" w:author="Paul Janssen" w:date="2017-03-09T12:17:00Z">
        <w:r>
          <w:rPr>
            <w:lang w:val="fr-FR"/>
          </w:rPr>
          <w:t>Bart Thevis (</w:t>
        </w:r>
        <w:proofErr w:type="spellStart"/>
        <w:r>
          <w:rPr>
            <w:lang w:val="fr-FR"/>
          </w:rPr>
          <w:t>Enexis</w:t>
        </w:r>
        <w:proofErr w:type="spellEnd"/>
        <w:r>
          <w:rPr>
            <w:lang w:val="fr-FR"/>
          </w:rPr>
          <w:t>)</w:t>
        </w:r>
      </w:ins>
    </w:p>
    <w:p w:rsidR="000E7FD9" w:rsidRDefault="006F2CE2" w:rsidP="000E7FD9">
      <w:pPr>
        <w:rPr>
          <w:lang w:val="fr-FR"/>
        </w:rPr>
      </w:pPr>
      <w:r w:rsidRPr="006F2CE2">
        <w:rPr>
          <w:lang w:val="fr-FR"/>
        </w:rPr>
        <w:t>Marcel Busser (BAM)</w:t>
      </w:r>
    </w:p>
    <w:p w:rsidR="00735463" w:rsidRPr="00DB2583" w:rsidRDefault="00AD512E" w:rsidP="000E7FD9">
      <w:pPr>
        <w:rPr>
          <w:lang w:val="en-GB"/>
        </w:rPr>
      </w:pPr>
      <w:r w:rsidRPr="00DB2583">
        <w:rPr>
          <w:lang w:val="en-GB"/>
        </w:rPr>
        <w:t xml:space="preserve">Felix </w:t>
      </w:r>
      <w:proofErr w:type="spellStart"/>
      <w:r w:rsidRPr="00DB2583">
        <w:rPr>
          <w:lang w:val="en-GB"/>
        </w:rPr>
        <w:t>Parmentier</w:t>
      </w:r>
      <w:proofErr w:type="spellEnd"/>
      <w:r w:rsidRPr="00DB2583">
        <w:rPr>
          <w:lang w:val="en-GB"/>
        </w:rPr>
        <w:t xml:space="preserve"> (BAM)</w:t>
      </w:r>
    </w:p>
    <w:p w:rsidR="008E0649" w:rsidRDefault="00AD512E" w:rsidP="000E7FD9">
      <w:pPr>
        <w:rPr>
          <w:ins w:id="100" w:author="Paul Janssen" w:date="2017-03-09T12:16:00Z"/>
          <w:lang w:val="en-GB"/>
        </w:rPr>
      </w:pPr>
      <w:r w:rsidRPr="00DB2583">
        <w:rPr>
          <w:lang w:val="en-GB"/>
        </w:rPr>
        <w:t>Patrick Straver (BAM)</w:t>
      </w:r>
    </w:p>
    <w:p w:rsidR="004F4FCB" w:rsidRDefault="004F4FCB" w:rsidP="004F4FCB">
      <w:pPr>
        <w:rPr>
          <w:moveTo w:id="101" w:author="Paul Janssen" w:date="2017-03-09T12:16:00Z"/>
        </w:rPr>
      </w:pPr>
      <w:moveToRangeStart w:id="102" w:author="Paul Janssen" w:date="2017-03-09T12:16:00Z" w:name="move476825109"/>
      <w:moveTo w:id="103" w:author="Paul Janssen" w:date="2017-03-09T12:16:00Z">
        <w:r>
          <w:t>Hans Postema (</w:t>
        </w:r>
        <w:proofErr w:type="spellStart"/>
        <w:r>
          <w:t>Gasunie</w:t>
        </w:r>
        <w:proofErr w:type="spellEnd"/>
        <w:r>
          <w:t>)</w:t>
        </w:r>
      </w:moveTo>
    </w:p>
    <w:moveToRangeEnd w:id="102"/>
    <w:p w:rsidR="004F4FCB" w:rsidRPr="00DB2583" w:rsidDel="004F4FCB" w:rsidRDefault="004F4FCB" w:rsidP="000E7FD9">
      <w:pPr>
        <w:rPr>
          <w:del w:id="104" w:author="Paul Janssen" w:date="2017-03-09T12:16:00Z"/>
          <w:lang w:val="en-GB"/>
        </w:rPr>
      </w:pPr>
    </w:p>
    <w:p w:rsidR="00735463" w:rsidRPr="000C1C49" w:rsidDel="004F4FCB" w:rsidRDefault="00971241" w:rsidP="000E7FD9">
      <w:pPr>
        <w:rPr>
          <w:moveFrom w:id="105" w:author="Paul Janssen" w:date="2017-03-09T12:14:00Z"/>
        </w:rPr>
      </w:pPr>
      <w:moveFromRangeStart w:id="106" w:author="Paul Janssen" w:date="2017-03-09T12:14:00Z" w:name="move476824983"/>
      <w:moveFrom w:id="107" w:author="Paul Janssen" w:date="2017-03-09T12:14:00Z">
        <w:r w:rsidRPr="00971241" w:rsidDel="004F4FCB">
          <w:t>Martin Borgman (Kadaster)</w:t>
        </w:r>
      </w:moveFrom>
    </w:p>
    <w:moveFromRangeEnd w:id="106"/>
    <w:p w:rsidR="000E7FD9" w:rsidRDefault="000E7FD9" w:rsidP="000E7FD9">
      <w:r>
        <w:t>Ron Dijkstra (</w:t>
      </w:r>
      <w:proofErr w:type="spellStart"/>
      <w:r>
        <w:t>Gasunie</w:t>
      </w:r>
      <w:proofErr w:type="spellEnd"/>
      <w:r>
        <w:t>)</w:t>
      </w:r>
    </w:p>
    <w:p w:rsidR="008E0649" w:rsidDel="004F4FCB" w:rsidRDefault="008E0649" w:rsidP="000E7FD9">
      <w:pPr>
        <w:rPr>
          <w:moveFrom w:id="108" w:author="Paul Janssen" w:date="2017-03-09T12:16:00Z"/>
        </w:rPr>
      </w:pPr>
      <w:moveFromRangeStart w:id="109" w:author="Paul Janssen" w:date="2017-03-09T12:16:00Z" w:name="move476825123"/>
      <w:moveFrom w:id="110" w:author="Paul Janssen" w:date="2017-03-09T12:16:00Z">
        <w:r w:rsidDel="004F4FCB">
          <w:t>Nick Naus (Kadaster)</w:t>
        </w:r>
      </w:moveFrom>
    </w:p>
    <w:moveFromRangeEnd w:id="109"/>
    <w:p w:rsidR="000E7FD9" w:rsidRDefault="000E7FD9" w:rsidP="000E7FD9">
      <w:pPr>
        <w:rPr>
          <w:ins w:id="111" w:author="Paul Janssen" w:date="2017-03-09T12:19:00Z"/>
        </w:rPr>
      </w:pPr>
      <w:r>
        <w:t>Hendrik van de Berg (</w:t>
      </w:r>
      <w:proofErr w:type="spellStart"/>
      <w:r>
        <w:t>A</w:t>
      </w:r>
      <w:r w:rsidR="00E76D04">
        <w:t>l</w:t>
      </w:r>
      <w:r>
        <w:t>liander</w:t>
      </w:r>
      <w:proofErr w:type="spellEnd"/>
      <w:r>
        <w:t>)</w:t>
      </w:r>
      <w:bookmarkStart w:id="112" w:name="_GoBack"/>
    </w:p>
    <w:p w:rsidR="00C25750" w:rsidRDefault="00C25750" w:rsidP="000E7FD9">
      <w:ins w:id="113" w:author="Paul Janssen" w:date="2017-03-09T12:19:00Z">
        <w:r>
          <w:t>Jan van der Tol (Ziggo)</w:t>
        </w:r>
      </w:ins>
    </w:p>
    <w:bookmarkEnd w:id="112"/>
    <w:p w:rsidR="000E7FD9" w:rsidRDefault="000E7FD9" w:rsidP="000E7FD9">
      <w:r>
        <w:t>Henny Nouwens (Ziggo)</w:t>
      </w:r>
    </w:p>
    <w:p w:rsidR="000E7FD9" w:rsidDel="004F4FCB" w:rsidRDefault="000E7FD9" w:rsidP="000E7FD9">
      <w:pPr>
        <w:rPr>
          <w:moveFrom w:id="114" w:author="Paul Janssen" w:date="2017-03-09T12:16:00Z"/>
        </w:rPr>
      </w:pPr>
      <w:moveFromRangeStart w:id="115" w:author="Paul Janssen" w:date="2017-03-09T12:16:00Z" w:name="move476825109"/>
      <w:moveFrom w:id="116" w:author="Paul Janssen" w:date="2017-03-09T12:16:00Z">
        <w:r w:rsidDel="004F4FCB">
          <w:t>Hans Postema (Gasunie)</w:t>
        </w:r>
      </w:moveFrom>
    </w:p>
    <w:p w:rsidR="000E7FD9" w:rsidDel="004F4FCB" w:rsidRDefault="000E7FD9" w:rsidP="000E7FD9">
      <w:pPr>
        <w:rPr>
          <w:moveFrom w:id="117" w:author="Paul Janssen" w:date="2017-03-09T12:13:00Z"/>
        </w:rPr>
      </w:pPr>
      <w:moveFromRangeStart w:id="118" w:author="Paul Janssen" w:date="2017-03-09T12:13:00Z" w:name="move476824922"/>
      <w:moveFromRangeEnd w:id="115"/>
      <w:moveFrom w:id="119" w:author="Paul Janssen" w:date="2017-03-09T12:13:00Z">
        <w:r w:rsidDel="004F4FCB">
          <w:t>Fuat Akdeniz (Kadaster)</w:t>
        </w:r>
      </w:moveFrom>
    </w:p>
    <w:moveFromRangeEnd w:id="118"/>
    <w:p w:rsidR="00CD35A6" w:rsidDel="004F4FCB" w:rsidRDefault="00CD35A6" w:rsidP="000E7FD9">
      <w:pPr>
        <w:rPr>
          <w:del w:id="120" w:author="Paul Janssen" w:date="2017-03-09T12:13:00Z"/>
        </w:rPr>
      </w:pPr>
      <w:del w:id="121" w:author="Paul Janssen" w:date="2017-03-09T12:13:00Z">
        <w:r w:rsidDel="004F4FCB">
          <w:delText>Herman van den Berg (Kadaster)</w:delText>
        </w:r>
      </w:del>
    </w:p>
    <w:p w:rsidR="00735463" w:rsidRPr="00DB2583" w:rsidRDefault="006A5E30" w:rsidP="000E7FD9">
      <w:r w:rsidRPr="00DB2583">
        <w:t xml:space="preserve">Bas </w:t>
      </w:r>
      <w:proofErr w:type="spellStart"/>
      <w:r w:rsidRPr="00DB2583">
        <w:t>Heite</w:t>
      </w:r>
      <w:proofErr w:type="spellEnd"/>
      <w:r w:rsidRPr="00DB2583">
        <w:t xml:space="preserve"> (B12)</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del w:id="122" w:author="Paul Janssen" w:date="2017-01-29T13:37:00Z">
        <w:r w:rsidDel="00D25D0C">
          <w:delText>Rioned</w:delText>
        </w:r>
      </w:del>
      <w:ins w:id="123" w:author="Paul Janssen" w:date="2017-01-29T13:37:00Z">
        <w:r w:rsidR="00D25D0C">
          <w:t>RIONED</w:t>
        </w:r>
      </w:ins>
      <w:r>
        <w:t>)</w:t>
      </w:r>
    </w:p>
    <w:p w:rsidR="00CD35A6" w:rsidRDefault="00CD35A6" w:rsidP="000E7FD9">
      <w:pPr>
        <w:rPr>
          <w:ins w:id="124" w:author="Paul Janssen" w:date="2017-03-09T12:20:00Z"/>
        </w:rPr>
      </w:pPr>
      <w:r w:rsidRPr="00BA09AC">
        <w:t>Hendrik Kingma</w:t>
      </w:r>
      <w:r>
        <w:t xml:space="preserve"> (</w:t>
      </w:r>
      <w:proofErr w:type="spellStart"/>
      <w:r>
        <w:t>Riodesk</w:t>
      </w:r>
      <w:proofErr w:type="spellEnd"/>
      <w:r>
        <w:t>)</w:t>
      </w:r>
    </w:p>
    <w:p w:rsidR="00C25750" w:rsidRDefault="00C25750" w:rsidP="000E7FD9">
      <w:ins w:id="125" w:author="Paul Janssen" w:date="2017-03-09T12:20:00Z">
        <w:r>
          <w:lastRenderedPageBreak/>
          <w:t>Harr</w:t>
        </w:r>
      </w:ins>
      <w:ins w:id="126" w:author="Paul Janssen" w:date="2017-03-09T12:21:00Z">
        <w:r>
          <w:t>y</w:t>
        </w:r>
      </w:ins>
      <w:ins w:id="127" w:author="Paul Janssen" w:date="2017-03-09T12:20:00Z">
        <w:r>
          <w:t xml:space="preserve"> Nakken (</w:t>
        </w:r>
        <w:proofErr w:type="spellStart"/>
        <w:r>
          <w:t>Riodesk</w:t>
        </w:r>
        <w:proofErr w:type="spellEnd"/>
        <w:r>
          <w:t>)</w:t>
        </w:r>
      </w:ins>
    </w:p>
    <w:p w:rsidR="00735463" w:rsidRDefault="00735463" w:rsidP="000E7FD9">
      <w:r>
        <w:t>John Peeters (Gemeente Maasgouw)</w:t>
      </w:r>
    </w:p>
    <w:p w:rsidR="00CD35A6" w:rsidRDefault="00CD35A6" w:rsidP="000E7FD9">
      <w:r>
        <w:t>Jan van der Leij (</w:t>
      </w:r>
      <w:proofErr w:type="spellStart"/>
      <w:r>
        <w:t>Cumela</w:t>
      </w:r>
      <w:proofErr w:type="spellEnd"/>
      <w:r>
        <w:t>)</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4486E" w:rsidRDefault="00455BC2">
      <w:pPr>
        <w:pStyle w:val="Inhopg1"/>
        <w:rPr>
          <w:ins w:id="128" w:author="Paul Janssen" w:date="2017-01-29T17:22:00Z"/>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ins w:id="129" w:author="Paul Janssen" w:date="2017-01-29T17:22:00Z">
        <w:r w:rsidR="0064486E" w:rsidRPr="00601931">
          <w:rPr>
            <w:rStyle w:val="Hyperlink"/>
            <w:noProof/>
          </w:rPr>
          <w:fldChar w:fldCharType="begin"/>
        </w:r>
        <w:r w:rsidR="0064486E" w:rsidRPr="00601931">
          <w:rPr>
            <w:rStyle w:val="Hyperlink"/>
            <w:noProof/>
          </w:rPr>
          <w:instrText xml:space="preserve"> </w:instrText>
        </w:r>
        <w:r w:rsidR="0064486E">
          <w:rPr>
            <w:noProof/>
          </w:rPr>
          <w:instrText>HYPERLINK \l "_Toc473473864"</w:instrText>
        </w:r>
        <w:r w:rsidR="0064486E" w:rsidRPr="00601931">
          <w:rPr>
            <w:rStyle w:val="Hyperlink"/>
            <w:noProof/>
          </w:rPr>
          <w:instrText xml:space="preserve"> </w:instrText>
        </w:r>
        <w:r w:rsidR="0064486E" w:rsidRPr="00601931">
          <w:rPr>
            <w:rStyle w:val="Hyperlink"/>
            <w:noProof/>
          </w:rPr>
          <w:fldChar w:fldCharType="separate"/>
        </w:r>
        <w:r w:rsidR="0064486E" w:rsidRPr="00601931">
          <w:rPr>
            <w:rStyle w:val="Hyperlink"/>
            <w:noProof/>
          </w:rPr>
          <w:t>Inleiding en leeswijzer.</w:t>
        </w:r>
        <w:r w:rsidR="0064486E">
          <w:rPr>
            <w:noProof/>
            <w:webHidden/>
          </w:rPr>
          <w:tab/>
        </w:r>
        <w:r w:rsidR="0064486E">
          <w:rPr>
            <w:noProof/>
            <w:webHidden/>
          </w:rPr>
          <w:fldChar w:fldCharType="begin"/>
        </w:r>
        <w:r w:rsidR="0064486E">
          <w:rPr>
            <w:noProof/>
            <w:webHidden/>
          </w:rPr>
          <w:instrText xml:space="preserve"> PAGEREF _Toc473473864 \h </w:instrText>
        </w:r>
      </w:ins>
      <w:r w:rsidR="0064486E">
        <w:rPr>
          <w:noProof/>
          <w:webHidden/>
        </w:rPr>
      </w:r>
      <w:r w:rsidR="0064486E">
        <w:rPr>
          <w:noProof/>
          <w:webHidden/>
        </w:rPr>
        <w:fldChar w:fldCharType="separate"/>
      </w:r>
      <w:ins w:id="130" w:author="Paul Janssen" w:date="2017-02-13T12:01:00Z">
        <w:r w:rsidR="00FC1EDC">
          <w:rPr>
            <w:noProof/>
            <w:webHidden/>
          </w:rPr>
          <w:t>8</w:t>
        </w:r>
      </w:ins>
      <w:ins w:id="131" w:author="Paul Janssen" w:date="2017-01-29T17:22:00Z">
        <w:r w:rsidR="0064486E">
          <w:rPr>
            <w:noProof/>
            <w:webHidden/>
          </w:rPr>
          <w:fldChar w:fldCharType="end"/>
        </w:r>
        <w:r w:rsidR="0064486E" w:rsidRPr="00601931">
          <w:rPr>
            <w:rStyle w:val="Hyperlink"/>
            <w:noProof/>
          </w:rPr>
          <w:fldChar w:fldCharType="end"/>
        </w:r>
      </w:ins>
    </w:p>
    <w:p w:rsidR="0064486E" w:rsidRDefault="0064486E">
      <w:pPr>
        <w:pStyle w:val="Inhopg1"/>
        <w:rPr>
          <w:ins w:id="132" w:author="Paul Janssen" w:date="2017-01-29T17:22:00Z"/>
          <w:rFonts w:asciiTheme="minorHAnsi" w:eastAsiaTheme="minorEastAsia" w:hAnsiTheme="minorHAnsi" w:cstheme="minorBidi"/>
          <w:noProof/>
          <w:sz w:val="22"/>
          <w:szCs w:val="22"/>
        </w:rPr>
      </w:pPr>
      <w:ins w:id="13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"_Toc473473865"</w:instrText>
        </w:r>
        <w:r w:rsidRPr="00601931">
          <w:rPr>
            <w:rStyle w:val="Hyperlink"/>
            <w:noProof/>
          </w:rPr>
          <w:instrText xml:space="preserve"> </w:instrText>
        </w:r>
        <w:r w:rsidRPr="00601931">
          <w:rPr>
            <w:rStyle w:val="Hyperlink"/>
            <w:noProof/>
          </w:rPr>
          <w:fldChar w:fldCharType="separate"/>
        </w:r>
        <w:r w:rsidRPr="00601931">
          <w:rPr>
            <w:rStyle w:val="Hyperlink"/>
            <w:noProof/>
          </w:rPr>
          <w:t>Scope</w:t>
        </w:r>
        <w:r>
          <w:rPr>
            <w:noProof/>
            <w:webHidden/>
          </w:rPr>
          <w:tab/>
        </w:r>
        <w:r>
          <w:rPr>
            <w:noProof/>
            <w:webHidden/>
          </w:rPr>
          <w:fldChar w:fldCharType="begin"/>
        </w:r>
        <w:r>
          <w:rPr>
            <w:noProof/>
            <w:webHidden/>
          </w:rPr>
          <w:instrText xml:space="preserve"> PAGEREF _Toc473473865 \h </w:instrText>
        </w:r>
      </w:ins>
      <w:r>
        <w:rPr>
          <w:noProof/>
          <w:webHidden/>
        </w:rPr>
      </w:r>
      <w:r>
        <w:rPr>
          <w:noProof/>
          <w:webHidden/>
        </w:rPr>
        <w:fldChar w:fldCharType="separate"/>
      </w:r>
      <w:ins w:id="134" w:author="Paul Janssen" w:date="2017-02-13T12:01:00Z">
        <w:r w:rsidR="00FC1EDC">
          <w:rPr>
            <w:noProof/>
            <w:webHidden/>
          </w:rPr>
          <w:t>9</w:t>
        </w:r>
      </w:ins>
      <w:ins w:id="135"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36" w:author="Paul Janssen" w:date="2017-01-29T17:22:00Z"/>
          <w:rFonts w:asciiTheme="minorHAnsi" w:eastAsiaTheme="minorEastAsia" w:hAnsiTheme="minorHAnsi" w:cstheme="minorBidi"/>
          <w:sz w:val="22"/>
          <w:szCs w:val="22"/>
        </w:rPr>
      </w:pPr>
      <w:ins w:id="137" w:author="Paul Janssen" w:date="2017-01-29T17:22:00Z">
        <w:r w:rsidRPr="00601931">
          <w:rPr>
            <w:rStyle w:val="Hyperlink"/>
          </w:rPr>
          <w:fldChar w:fldCharType="begin"/>
        </w:r>
        <w:r w:rsidRPr="00601931">
          <w:rPr>
            <w:rStyle w:val="Hyperlink"/>
          </w:rPr>
          <w:instrText xml:space="preserve"> </w:instrText>
        </w:r>
        <w:r>
          <w:instrText>HYPERLINK \l "_Toc473473866"</w:instrText>
        </w:r>
        <w:r w:rsidRPr="00601931">
          <w:rPr>
            <w:rStyle w:val="Hyperlink"/>
          </w:rPr>
          <w:instrText xml:space="preserve"> </w:instrText>
        </w:r>
        <w:r w:rsidRPr="00601931">
          <w:rPr>
            <w:rStyle w:val="Hyperlink"/>
          </w:rPr>
          <w:fldChar w:fldCharType="separate"/>
        </w:r>
        <w:r w:rsidRPr="00601931">
          <w:rPr>
            <w:rStyle w:val="Hyperlink"/>
          </w:rPr>
          <w:t>2.1</w:t>
        </w:r>
        <w:r>
          <w:rPr>
            <w:rFonts w:asciiTheme="minorHAnsi" w:eastAsiaTheme="minorEastAsia" w:hAnsiTheme="minorHAnsi" w:cstheme="minorBidi"/>
            <w:sz w:val="22"/>
            <w:szCs w:val="22"/>
          </w:rPr>
          <w:tab/>
        </w:r>
        <w:r w:rsidRPr="00601931">
          <w:rPr>
            <w:rStyle w:val="Hyperlink"/>
          </w:rPr>
          <w:t>Scope.</w:t>
        </w:r>
        <w:r>
          <w:rPr>
            <w:webHidden/>
          </w:rPr>
          <w:tab/>
        </w:r>
        <w:r>
          <w:rPr>
            <w:webHidden/>
          </w:rPr>
          <w:fldChar w:fldCharType="begin"/>
        </w:r>
        <w:r>
          <w:rPr>
            <w:webHidden/>
          </w:rPr>
          <w:instrText xml:space="preserve"> PAGEREF _Toc473473866 \h </w:instrText>
        </w:r>
      </w:ins>
      <w:r>
        <w:rPr>
          <w:webHidden/>
        </w:rPr>
      </w:r>
      <w:r>
        <w:rPr>
          <w:webHidden/>
        </w:rPr>
        <w:fldChar w:fldCharType="separate"/>
      </w:r>
      <w:ins w:id="138" w:author="Paul Janssen" w:date="2017-02-13T12:01:00Z">
        <w:r w:rsidR="00FC1EDC">
          <w:rPr>
            <w:webHidden/>
          </w:rPr>
          <w:t>9</w:t>
        </w:r>
      </w:ins>
      <w:ins w:id="139" w:author="Paul Janssen" w:date="2017-01-29T17:22:00Z">
        <w:r>
          <w:rPr>
            <w:webHidden/>
          </w:rPr>
          <w:fldChar w:fldCharType="end"/>
        </w:r>
        <w:r w:rsidRPr="00601931">
          <w:rPr>
            <w:rStyle w:val="Hyperlink"/>
          </w:rPr>
          <w:fldChar w:fldCharType="end"/>
        </w:r>
      </w:ins>
    </w:p>
    <w:p w:rsidR="0064486E" w:rsidRDefault="0064486E">
      <w:pPr>
        <w:pStyle w:val="Inhopg1"/>
        <w:rPr>
          <w:ins w:id="140" w:author="Paul Janssen" w:date="2017-01-29T17:22:00Z"/>
          <w:rFonts w:asciiTheme="minorHAnsi" w:eastAsiaTheme="minorEastAsia" w:hAnsiTheme="minorHAnsi" w:cstheme="minorBidi"/>
          <w:noProof/>
          <w:sz w:val="22"/>
          <w:szCs w:val="22"/>
        </w:rPr>
      </w:pPr>
      <w:ins w:id="14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"_Toc473473867"</w:instrText>
        </w:r>
        <w:r w:rsidRPr="00601931">
          <w:rPr>
            <w:rStyle w:val="Hyperlink"/>
            <w:noProof/>
          </w:rPr>
          <w:instrText xml:space="preserve"> </w:instrText>
        </w:r>
        <w:r w:rsidRPr="00601931">
          <w:rPr>
            <w:rStyle w:val="Hyperlink"/>
            <w:noProof/>
          </w:rPr>
          <w:fldChar w:fldCharType="separate"/>
        </w:r>
        <w:r w:rsidRPr="00601931">
          <w:rPr>
            <w:rStyle w:val="Hyperlink"/>
            <w:noProof/>
          </w:rPr>
          <w:t>Overzicht</w:t>
        </w:r>
        <w:r>
          <w:rPr>
            <w:noProof/>
            <w:webHidden/>
          </w:rPr>
          <w:tab/>
        </w:r>
        <w:r>
          <w:rPr>
            <w:noProof/>
            <w:webHidden/>
          </w:rPr>
          <w:fldChar w:fldCharType="begin"/>
        </w:r>
        <w:r>
          <w:rPr>
            <w:noProof/>
            <w:webHidden/>
          </w:rPr>
          <w:instrText xml:space="preserve"> PAGEREF _Toc473473867 \h </w:instrText>
        </w:r>
      </w:ins>
      <w:r>
        <w:rPr>
          <w:noProof/>
          <w:webHidden/>
        </w:rPr>
      </w:r>
      <w:r>
        <w:rPr>
          <w:noProof/>
          <w:webHidden/>
        </w:rPr>
        <w:fldChar w:fldCharType="separate"/>
      </w:r>
      <w:ins w:id="142" w:author="Paul Janssen" w:date="2017-02-13T12:01:00Z">
        <w:r w:rsidR="00FC1EDC">
          <w:rPr>
            <w:noProof/>
            <w:webHidden/>
          </w:rPr>
          <w:t>10</w:t>
        </w:r>
      </w:ins>
      <w:ins w:id="143"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44" w:author="Paul Janssen" w:date="2017-01-29T17:22:00Z"/>
          <w:rFonts w:asciiTheme="minorHAnsi" w:eastAsiaTheme="minorEastAsia" w:hAnsiTheme="minorHAnsi" w:cstheme="minorBidi"/>
          <w:sz w:val="22"/>
          <w:szCs w:val="22"/>
        </w:rPr>
      </w:pPr>
      <w:ins w:id="145" w:author="Paul Janssen" w:date="2017-01-29T17:22:00Z">
        <w:r w:rsidRPr="00601931">
          <w:rPr>
            <w:rStyle w:val="Hyperlink"/>
          </w:rPr>
          <w:fldChar w:fldCharType="begin"/>
        </w:r>
        <w:r w:rsidRPr="00601931">
          <w:rPr>
            <w:rStyle w:val="Hyperlink"/>
          </w:rPr>
          <w:instrText xml:space="preserve"> </w:instrText>
        </w:r>
        <w:r>
          <w:instrText>HYPERLINK \l "_Toc473473868"</w:instrText>
        </w:r>
        <w:r w:rsidRPr="00601931">
          <w:rPr>
            <w:rStyle w:val="Hyperlink"/>
          </w:rPr>
          <w:instrText xml:space="preserve"> </w:instrText>
        </w:r>
        <w:r w:rsidRPr="00601931">
          <w:rPr>
            <w:rStyle w:val="Hyperlink"/>
          </w:rPr>
          <w:fldChar w:fldCharType="separate"/>
        </w:r>
        <w:r w:rsidRPr="00601931">
          <w:rPr>
            <w:rStyle w:val="Hyperlink"/>
          </w:rPr>
          <w:t>3.1</w:t>
        </w:r>
        <w:r>
          <w:rPr>
            <w:rFonts w:asciiTheme="minorHAnsi" w:eastAsiaTheme="minorEastAsia" w:hAnsiTheme="minorHAnsi" w:cstheme="minorBidi"/>
            <w:sz w:val="22"/>
            <w:szCs w:val="22"/>
          </w:rPr>
          <w:tab/>
        </w:r>
        <w:r w:rsidRPr="00601931">
          <w:rPr>
            <w:rStyle w:val="Hyperlink"/>
          </w:rPr>
          <w:t>Naam en Acroniemen.</w:t>
        </w:r>
        <w:r>
          <w:rPr>
            <w:webHidden/>
          </w:rPr>
          <w:tab/>
        </w:r>
        <w:r>
          <w:rPr>
            <w:webHidden/>
          </w:rPr>
          <w:fldChar w:fldCharType="begin"/>
        </w:r>
        <w:r>
          <w:rPr>
            <w:webHidden/>
          </w:rPr>
          <w:instrText xml:space="preserve"> PAGEREF _Toc473473868 \h </w:instrText>
        </w:r>
      </w:ins>
      <w:r>
        <w:rPr>
          <w:webHidden/>
        </w:rPr>
      </w:r>
      <w:r>
        <w:rPr>
          <w:webHidden/>
        </w:rPr>
        <w:fldChar w:fldCharType="separate"/>
      </w:r>
      <w:ins w:id="146" w:author="Paul Janssen" w:date="2017-02-13T12:01:00Z">
        <w:r w:rsidR="00FC1EDC">
          <w:rPr>
            <w:webHidden/>
          </w:rPr>
          <w:t>10</w:t>
        </w:r>
      </w:ins>
      <w:ins w:id="147" w:author="Paul Janssen" w:date="2017-01-29T17:22:00Z">
        <w:r>
          <w:rPr>
            <w:webHidden/>
          </w:rPr>
          <w:fldChar w:fldCharType="end"/>
        </w:r>
        <w:r w:rsidRPr="00601931">
          <w:rPr>
            <w:rStyle w:val="Hyperlink"/>
          </w:rPr>
          <w:fldChar w:fldCharType="end"/>
        </w:r>
      </w:ins>
    </w:p>
    <w:p w:rsidR="0064486E" w:rsidRDefault="0064486E">
      <w:pPr>
        <w:pStyle w:val="Inhopg2"/>
        <w:rPr>
          <w:ins w:id="148" w:author="Paul Janssen" w:date="2017-01-29T17:22:00Z"/>
          <w:rFonts w:asciiTheme="minorHAnsi" w:eastAsiaTheme="minorEastAsia" w:hAnsiTheme="minorHAnsi" w:cstheme="minorBidi"/>
          <w:sz w:val="22"/>
          <w:szCs w:val="22"/>
        </w:rPr>
      </w:pPr>
      <w:ins w:id="149" w:author="Paul Janssen" w:date="2017-01-29T17:22:00Z">
        <w:r w:rsidRPr="00601931">
          <w:rPr>
            <w:rStyle w:val="Hyperlink"/>
          </w:rPr>
          <w:fldChar w:fldCharType="begin"/>
        </w:r>
        <w:r w:rsidRPr="00601931">
          <w:rPr>
            <w:rStyle w:val="Hyperlink"/>
          </w:rPr>
          <w:instrText xml:space="preserve"> </w:instrText>
        </w:r>
        <w:r>
          <w:instrText>HYPERLINK \l "_Toc473473869"</w:instrText>
        </w:r>
        <w:r w:rsidRPr="00601931">
          <w:rPr>
            <w:rStyle w:val="Hyperlink"/>
          </w:rPr>
          <w:instrText xml:space="preserve"> </w:instrText>
        </w:r>
        <w:r w:rsidRPr="00601931">
          <w:rPr>
            <w:rStyle w:val="Hyperlink"/>
          </w:rPr>
          <w:fldChar w:fldCharType="separate"/>
        </w:r>
        <w:r w:rsidRPr="00601931">
          <w:rPr>
            <w:rStyle w:val="Hyperlink"/>
          </w:rPr>
          <w:t>3.2</w:t>
        </w:r>
        <w:r>
          <w:rPr>
            <w:rFonts w:asciiTheme="minorHAnsi" w:eastAsiaTheme="minorEastAsia" w:hAnsiTheme="minorHAnsi" w:cstheme="minorBidi"/>
            <w:sz w:val="22"/>
            <w:szCs w:val="22"/>
          </w:rPr>
          <w:tab/>
        </w:r>
        <w:r w:rsidRPr="00601931">
          <w:rPr>
            <w:rStyle w:val="Hyperlink"/>
          </w:rPr>
          <w:t>Informele beschrijving.</w:t>
        </w:r>
        <w:r>
          <w:rPr>
            <w:webHidden/>
          </w:rPr>
          <w:tab/>
        </w:r>
        <w:r>
          <w:rPr>
            <w:webHidden/>
          </w:rPr>
          <w:fldChar w:fldCharType="begin"/>
        </w:r>
        <w:r>
          <w:rPr>
            <w:webHidden/>
          </w:rPr>
          <w:instrText xml:space="preserve"> PAGEREF _Toc473473869 \h </w:instrText>
        </w:r>
      </w:ins>
      <w:r>
        <w:rPr>
          <w:webHidden/>
        </w:rPr>
      </w:r>
      <w:r>
        <w:rPr>
          <w:webHidden/>
        </w:rPr>
        <w:fldChar w:fldCharType="separate"/>
      </w:r>
      <w:ins w:id="150" w:author="Paul Janssen" w:date="2017-02-13T12:01:00Z">
        <w:r w:rsidR="00FC1EDC">
          <w:rPr>
            <w:webHidden/>
          </w:rPr>
          <w:t>10</w:t>
        </w:r>
      </w:ins>
      <w:ins w:id="151" w:author="Paul Janssen" w:date="2017-01-29T17:22:00Z">
        <w:r>
          <w:rPr>
            <w:webHidden/>
          </w:rPr>
          <w:fldChar w:fldCharType="end"/>
        </w:r>
        <w:r w:rsidRPr="00601931">
          <w:rPr>
            <w:rStyle w:val="Hyperlink"/>
          </w:rPr>
          <w:fldChar w:fldCharType="end"/>
        </w:r>
      </w:ins>
    </w:p>
    <w:p w:rsidR="0064486E" w:rsidRDefault="0064486E">
      <w:pPr>
        <w:pStyle w:val="Inhopg3"/>
        <w:rPr>
          <w:ins w:id="152" w:author="Paul Janssen" w:date="2017-01-29T17:22:00Z"/>
          <w:rFonts w:asciiTheme="minorHAnsi" w:eastAsiaTheme="minorEastAsia" w:hAnsiTheme="minorHAnsi" w:cstheme="minorBidi"/>
          <w:noProof/>
          <w:sz w:val="22"/>
          <w:szCs w:val="22"/>
        </w:rPr>
      </w:pPr>
      <w:ins w:id="15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"_Toc473473870"</w:instrText>
        </w:r>
        <w:r w:rsidRPr="00601931">
          <w:rPr>
            <w:rStyle w:val="Hyperlink"/>
            <w:noProof/>
          </w:rPr>
          <w:instrText xml:space="preserve"> </w:instrText>
        </w:r>
        <w:r w:rsidRPr="00601931">
          <w:rPr>
            <w:rStyle w:val="Hyperlink"/>
            <w:noProof/>
          </w:rPr>
          <w:fldChar w:fldCharType="separate"/>
        </w:r>
        <w:r w:rsidRPr="00601931">
          <w:rPr>
            <w:rStyle w:val="Hyperlink"/>
            <w:noProof/>
          </w:rPr>
          <w:t>3.2.1</w:t>
        </w:r>
        <w:r>
          <w:rPr>
            <w:rFonts w:asciiTheme="minorHAnsi" w:eastAsiaTheme="minorEastAsia" w:hAnsiTheme="minorHAnsi" w:cstheme="minorBidi"/>
            <w:noProof/>
            <w:sz w:val="22"/>
            <w:szCs w:val="22"/>
          </w:rPr>
          <w:tab/>
        </w:r>
        <w:r w:rsidRPr="00601931">
          <w:rPr>
            <w:rStyle w:val="Hyperlink"/>
            <w:noProof/>
          </w:rPr>
          <w:t>Definitie.</w:t>
        </w:r>
        <w:r>
          <w:rPr>
            <w:noProof/>
            <w:webHidden/>
          </w:rPr>
          <w:tab/>
        </w:r>
        <w:r>
          <w:rPr>
            <w:noProof/>
            <w:webHidden/>
          </w:rPr>
          <w:fldChar w:fldCharType="begin"/>
        </w:r>
        <w:r>
          <w:rPr>
            <w:noProof/>
            <w:webHidden/>
          </w:rPr>
          <w:instrText xml:space="preserve"> PAGEREF _Toc473473870 \h </w:instrText>
        </w:r>
      </w:ins>
      <w:r>
        <w:rPr>
          <w:noProof/>
          <w:webHidden/>
        </w:rPr>
      </w:r>
      <w:r>
        <w:rPr>
          <w:noProof/>
          <w:webHidden/>
        </w:rPr>
        <w:fldChar w:fldCharType="separate"/>
      </w:r>
      <w:ins w:id="154" w:author="Paul Janssen" w:date="2017-02-13T12:01:00Z">
        <w:r w:rsidR="00FC1EDC">
          <w:rPr>
            <w:noProof/>
            <w:webHidden/>
          </w:rPr>
          <w:t>10</w:t>
        </w:r>
      </w:ins>
      <w:ins w:id="155"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6" w:author="Paul Janssen" w:date="2017-01-29T17:22:00Z"/>
          <w:rFonts w:asciiTheme="minorHAnsi" w:eastAsiaTheme="minorEastAsia" w:hAnsiTheme="minorHAnsi" w:cstheme="minorBidi"/>
          <w:noProof/>
          <w:sz w:val="22"/>
          <w:szCs w:val="22"/>
        </w:rPr>
      </w:pPr>
      <w:ins w:id="15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"_Toc473473871"</w:instrText>
        </w:r>
        <w:r w:rsidRPr="00601931">
          <w:rPr>
            <w:rStyle w:val="Hyperlink"/>
            <w:noProof/>
          </w:rPr>
          <w:instrText xml:space="preserve"> </w:instrText>
        </w:r>
        <w:r w:rsidRPr="00601931">
          <w:rPr>
            <w:rStyle w:val="Hyperlink"/>
            <w:noProof/>
          </w:rPr>
          <w:fldChar w:fldCharType="separate"/>
        </w:r>
        <w:r w:rsidRPr="00601931">
          <w:rPr>
            <w:rStyle w:val="Hyperlink"/>
            <w:noProof/>
          </w:rPr>
          <w:t>3.2.2</w:t>
        </w:r>
        <w:r>
          <w:rPr>
            <w:rFonts w:asciiTheme="minorHAnsi" w:eastAsiaTheme="minorEastAsia" w:hAnsiTheme="minorHAnsi" w:cstheme="minorBidi"/>
            <w:noProof/>
            <w:sz w:val="22"/>
            <w:szCs w:val="22"/>
          </w:rPr>
          <w:tab/>
        </w:r>
        <w:r w:rsidRPr="00601931">
          <w:rPr>
            <w:rStyle w:val="Hyperlink"/>
            <w:noProof/>
          </w:rPr>
          <w:t>Beschrijving.</w:t>
        </w:r>
        <w:r>
          <w:rPr>
            <w:noProof/>
            <w:webHidden/>
          </w:rPr>
          <w:tab/>
        </w:r>
        <w:r>
          <w:rPr>
            <w:noProof/>
            <w:webHidden/>
          </w:rPr>
          <w:fldChar w:fldCharType="begin"/>
        </w:r>
        <w:r>
          <w:rPr>
            <w:noProof/>
            <w:webHidden/>
          </w:rPr>
          <w:instrText xml:space="preserve"> PAGEREF _Toc473473871 \h </w:instrText>
        </w:r>
      </w:ins>
      <w:r>
        <w:rPr>
          <w:noProof/>
          <w:webHidden/>
        </w:rPr>
      </w:r>
      <w:r>
        <w:rPr>
          <w:noProof/>
          <w:webHidden/>
        </w:rPr>
        <w:fldChar w:fldCharType="separate"/>
      </w:r>
      <w:ins w:id="158" w:author="Paul Janssen" w:date="2017-02-13T12:01:00Z">
        <w:r w:rsidR="00FC1EDC">
          <w:rPr>
            <w:noProof/>
            <w:webHidden/>
          </w:rPr>
          <w:t>10</w:t>
        </w:r>
      </w:ins>
      <w:ins w:id="159"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60" w:author="Paul Janssen" w:date="2017-01-29T17:22:00Z"/>
          <w:rFonts w:asciiTheme="minorHAnsi" w:eastAsiaTheme="minorEastAsia" w:hAnsiTheme="minorHAnsi" w:cstheme="minorBidi"/>
          <w:sz w:val="22"/>
          <w:szCs w:val="22"/>
        </w:rPr>
      </w:pPr>
      <w:ins w:id="161" w:author="Paul Janssen" w:date="2017-01-29T17:22:00Z">
        <w:r w:rsidRPr="00601931">
          <w:rPr>
            <w:rStyle w:val="Hyperlink"/>
          </w:rPr>
          <w:fldChar w:fldCharType="begin"/>
        </w:r>
        <w:r w:rsidRPr="00601931">
          <w:rPr>
            <w:rStyle w:val="Hyperlink"/>
          </w:rPr>
          <w:instrText xml:space="preserve"> </w:instrText>
        </w:r>
        <w:r>
          <w:instrText>HYPERLINK \l "_Toc473473872"</w:instrText>
        </w:r>
        <w:r w:rsidRPr="00601931">
          <w:rPr>
            <w:rStyle w:val="Hyperlink"/>
          </w:rPr>
          <w:instrText xml:space="preserve"> </w:instrText>
        </w:r>
        <w:r w:rsidRPr="00601931">
          <w:rPr>
            <w:rStyle w:val="Hyperlink"/>
          </w:rPr>
          <w:fldChar w:fldCharType="separate"/>
        </w:r>
        <w:r w:rsidRPr="00601931">
          <w:rPr>
            <w:rStyle w:val="Hyperlink"/>
          </w:rPr>
          <w:t>3.3</w:t>
        </w:r>
        <w:r>
          <w:rPr>
            <w:rFonts w:asciiTheme="minorHAnsi" w:eastAsiaTheme="minorEastAsia" w:hAnsiTheme="minorHAnsi" w:cstheme="minorBidi"/>
            <w:sz w:val="22"/>
            <w:szCs w:val="22"/>
          </w:rPr>
          <w:tab/>
        </w:r>
        <w:r w:rsidRPr="00601931">
          <w:rPr>
            <w:rStyle w:val="Hyperlink"/>
          </w:rPr>
          <w:t>Normatieve referenties.</w:t>
        </w:r>
        <w:r>
          <w:rPr>
            <w:webHidden/>
          </w:rPr>
          <w:tab/>
        </w:r>
        <w:r>
          <w:rPr>
            <w:webHidden/>
          </w:rPr>
          <w:fldChar w:fldCharType="begin"/>
        </w:r>
        <w:r>
          <w:rPr>
            <w:webHidden/>
          </w:rPr>
          <w:instrText xml:space="preserve"> PAGEREF _Toc473473872 \h </w:instrText>
        </w:r>
      </w:ins>
      <w:r>
        <w:rPr>
          <w:webHidden/>
        </w:rPr>
      </w:r>
      <w:r>
        <w:rPr>
          <w:webHidden/>
        </w:rPr>
        <w:fldChar w:fldCharType="separate"/>
      </w:r>
      <w:ins w:id="162" w:author="Paul Janssen" w:date="2017-02-13T12:01:00Z">
        <w:r w:rsidR="00FC1EDC">
          <w:rPr>
            <w:webHidden/>
          </w:rPr>
          <w:t>13</w:t>
        </w:r>
      </w:ins>
      <w:ins w:id="163" w:author="Paul Janssen" w:date="2017-01-29T17:22:00Z">
        <w:r>
          <w:rPr>
            <w:webHidden/>
          </w:rPr>
          <w:fldChar w:fldCharType="end"/>
        </w:r>
        <w:r w:rsidRPr="00601931">
          <w:rPr>
            <w:rStyle w:val="Hyperlink"/>
          </w:rPr>
          <w:fldChar w:fldCharType="end"/>
        </w:r>
      </w:ins>
    </w:p>
    <w:p w:rsidR="0064486E" w:rsidRDefault="0064486E">
      <w:pPr>
        <w:pStyle w:val="Inhopg2"/>
        <w:rPr>
          <w:ins w:id="164" w:author="Paul Janssen" w:date="2017-01-29T17:22:00Z"/>
          <w:rFonts w:asciiTheme="minorHAnsi" w:eastAsiaTheme="minorEastAsia" w:hAnsiTheme="minorHAnsi" w:cstheme="minorBidi"/>
          <w:sz w:val="22"/>
          <w:szCs w:val="22"/>
        </w:rPr>
      </w:pPr>
      <w:ins w:id="165" w:author="Paul Janssen" w:date="2017-01-29T17:22:00Z">
        <w:r w:rsidRPr="00601931">
          <w:rPr>
            <w:rStyle w:val="Hyperlink"/>
          </w:rPr>
          <w:fldChar w:fldCharType="begin"/>
        </w:r>
        <w:r w:rsidRPr="00601931">
          <w:rPr>
            <w:rStyle w:val="Hyperlink"/>
          </w:rPr>
          <w:instrText xml:space="preserve"> </w:instrText>
        </w:r>
        <w:r>
          <w:instrText>HYPERLINK \l "_Toc473473873"</w:instrText>
        </w:r>
        <w:r w:rsidRPr="00601931">
          <w:rPr>
            <w:rStyle w:val="Hyperlink"/>
          </w:rPr>
          <w:instrText xml:space="preserve"> </w:instrText>
        </w:r>
        <w:r w:rsidRPr="00601931">
          <w:rPr>
            <w:rStyle w:val="Hyperlink"/>
          </w:rPr>
          <w:fldChar w:fldCharType="separate"/>
        </w:r>
        <w:r w:rsidRPr="00601931">
          <w:rPr>
            <w:rStyle w:val="Hyperlink"/>
          </w:rPr>
          <w:t>3.4</w:t>
        </w:r>
        <w:r>
          <w:rPr>
            <w:rFonts w:asciiTheme="minorHAnsi" w:eastAsiaTheme="minorEastAsia" w:hAnsiTheme="minorHAnsi" w:cstheme="minorBidi"/>
            <w:sz w:val="22"/>
            <w:szCs w:val="22"/>
          </w:rPr>
          <w:tab/>
        </w:r>
        <w:r w:rsidRPr="00601931">
          <w:rPr>
            <w:rStyle w:val="Hyperlink"/>
          </w:rPr>
          <w:t>Totstandkoming.</w:t>
        </w:r>
        <w:r>
          <w:rPr>
            <w:webHidden/>
          </w:rPr>
          <w:tab/>
        </w:r>
        <w:r>
          <w:rPr>
            <w:webHidden/>
          </w:rPr>
          <w:fldChar w:fldCharType="begin"/>
        </w:r>
        <w:r>
          <w:rPr>
            <w:webHidden/>
          </w:rPr>
          <w:instrText xml:space="preserve"> PAGEREF _Toc473473873 \h </w:instrText>
        </w:r>
      </w:ins>
      <w:r>
        <w:rPr>
          <w:webHidden/>
        </w:rPr>
      </w:r>
      <w:r>
        <w:rPr>
          <w:webHidden/>
        </w:rPr>
        <w:fldChar w:fldCharType="separate"/>
      </w:r>
      <w:ins w:id="166" w:author="Paul Janssen" w:date="2017-02-13T12:01:00Z">
        <w:r w:rsidR="00FC1EDC">
          <w:rPr>
            <w:webHidden/>
          </w:rPr>
          <w:t>13</w:t>
        </w:r>
      </w:ins>
      <w:ins w:id="167" w:author="Paul Janssen" w:date="2017-01-29T17:22:00Z">
        <w:r>
          <w:rPr>
            <w:webHidden/>
          </w:rPr>
          <w:fldChar w:fldCharType="end"/>
        </w:r>
        <w:r w:rsidRPr="00601931">
          <w:rPr>
            <w:rStyle w:val="Hyperlink"/>
          </w:rPr>
          <w:fldChar w:fldCharType="end"/>
        </w:r>
      </w:ins>
    </w:p>
    <w:p w:rsidR="0064486E" w:rsidRDefault="0064486E">
      <w:pPr>
        <w:pStyle w:val="Inhopg2"/>
        <w:rPr>
          <w:ins w:id="168" w:author="Paul Janssen" w:date="2017-01-29T17:22:00Z"/>
          <w:rFonts w:asciiTheme="minorHAnsi" w:eastAsiaTheme="minorEastAsia" w:hAnsiTheme="minorHAnsi" w:cstheme="minorBidi"/>
          <w:sz w:val="22"/>
          <w:szCs w:val="22"/>
        </w:rPr>
      </w:pPr>
      <w:ins w:id="169" w:author="Paul Janssen" w:date="2017-01-29T17:22:00Z">
        <w:r w:rsidRPr="00601931">
          <w:rPr>
            <w:rStyle w:val="Hyperlink"/>
          </w:rPr>
          <w:fldChar w:fldCharType="begin"/>
        </w:r>
        <w:r w:rsidRPr="00601931">
          <w:rPr>
            <w:rStyle w:val="Hyperlink"/>
          </w:rPr>
          <w:instrText xml:space="preserve"> </w:instrText>
        </w:r>
        <w:r>
          <w:instrText>HYPERLINK \l "_Toc473473874"</w:instrText>
        </w:r>
        <w:r w:rsidRPr="00601931">
          <w:rPr>
            <w:rStyle w:val="Hyperlink"/>
          </w:rPr>
          <w:instrText xml:space="preserve"> </w:instrText>
        </w:r>
        <w:r w:rsidRPr="00601931">
          <w:rPr>
            <w:rStyle w:val="Hyperlink"/>
          </w:rPr>
          <w:fldChar w:fldCharType="separate"/>
        </w:r>
        <w:r w:rsidRPr="00601931">
          <w:rPr>
            <w:rStyle w:val="Hyperlink"/>
          </w:rPr>
          <w:t>3.5</w:t>
        </w:r>
        <w:r>
          <w:rPr>
            <w:rFonts w:asciiTheme="minorHAnsi" w:eastAsiaTheme="minorEastAsia" w:hAnsiTheme="minorHAnsi" w:cstheme="minorBidi"/>
            <w:sz w:val="22"/>
            <w:szCs w:val="22"/>
          </w:rPr>
          <w:tab/>
        </w:r>
        <w:r w:rsidRPr="00601931">
          <w:rPr>
            <w:rStyle w:val="Hyperlink"/>
          </w:rPr>
          <w:t>Termen en definities.</w:t>
        </w:r>
        <w:r>
          <w:rPr>
            <w:webHidden/>
          </w:rPr>
          <w:tab/>
        </w:r>
        <w:r>
          <w:rPr>
            <w:webHidden/>
          </w:rPr>
          <w:fldChar w:fldCharType="begin"/>
        </w:r>
        <w:r>
          <w:rPr>
            <w:webHidden/>
          </w:rPr>
          <w:instrText xml:space="preserve"> PAGEREF _Toc473473874 \h </w:instrText>
        </w:r>
      </w:ins>
      <w:r>
        <w:rPr>
          <w:webHidden/>
        </w:rPr>
      </w:r>
      <w:r>
        <w:rPr>
          <w:webHidden/>
        </w:rPr>
        <w:fldChar w:fldCharType="separate"/>
      </w:r>
      <w:ins w:id="170" w:author="Paul Janssen" w:date="2017-02-13T12:01:00Z">
        <w:r w:rsidR="00FC1EDC">
          <w:rPr>
            <w:webHidden/>
          </w:rPr>
          <w:t>13</w:t>
        </w:r>
      </w:ins>
      <w:ins w:id="171" w:author="Paul Janssen" w:date="2017-01-29T17:22:00Z">
        <w:r>
          <w:rPr>
            <w:webHidden/>
          </w:rPr>
          <w:fldChar w:fldCharType="end"/>
        </w:r>
        <w:r w:rsidRPr="00601931">
          <w:rPr>
            <w:rStyle w:val="Hyperlink"/>
          </w:rPr>
          <w:fldChar w:fldCharType="end"/>
        </w:r>
      </w:ins>
    </w:p>
    <w:p w:rsidR="0064486E" w:rsidRDefault="0064486E">
      <w:pPr>
        <w:pStyle w:val="Inhopg2"/>
        <w:rPr>
          <w:ins w:id="172" w:author="Paul Janssen" w:date="2017-01-29T17:22:00Z"/>
          <w:rFonts w:asciiTheme="minorHAnsi" w:eastAsiaTheme="minorEastAsia" w:hAnsiTheme="minorHAnsi" w:cstheme="minorBidi"/>
          <w:sz w:val="22"/>
          <w:szCs w:val="22"/>
        </w:rPr>
      </w:pPr>
      <w:ins w:id="173" w:author="Paul Janssen" w:date="2017-01-29T17:22:00Z">
        <w:r w:rsidRPr="00601931">
          <w:rPr>
            <w:rStyle w:val="Hyperlink"/>
          </w:rPr>
          <w:fldChar w:fldCharType="begin"/>
        </w:r>
        <w:r w:rsidRPr="00601931">
          <w:rPr>
            <w:rStyle w:val="Hyperlink"/>
          </w:rPr>
          <w:instrText xml:space="preserve"> </w:instrText>
        </w:r>
        <w:r>
          <w:instrText>HYPERLINK \l "_Toc473473875"</w:instrText>
        </w:r>
        <w:r w:rsidRPr="00601931">
          <w:rPr>
            <w:rStyle w:val="Hyperlink"/>
          </w:rPr>
          <w:instrText xml:space="preserve"> </w:instrText>
        </w:r>
        <w:r w:rsidRPr="00601931">
          <w:rPr>
            <w:rStyle w:val="Hyperlink"/>
          </w:rPr>
          <w:fldChar w:fldCharType="separate"/>
        </w:r>
        <w:r w:rsidRPr="00601931">
          <w:rPr>
            <w:rStyle w:val="Hyperlink"/>
          </w:rPr>
          <w:t>3.6</w:t>
        </w:r>
        <w:r>
          <w:rPr>
            <w:rFonts w:asciiTheme="minorHAnsi" w:eastAsiaTheme="minorEastAsia" w:hAnsiTheme="minorHAnsi" w:cstheme="minorBidi"/>
            <w:sz w:val="22"/>
            <w:szCs w:val="22"/>
          </w:rPr>
          <w:tab/>
        </w:r>
        <w:r w:rsidRPr="00601931">
          <w:rPr>
            <w:rStyle w:val="Hyperlink"/>
          </w:rPr>
          <w:t>Symbolen en afkortingen.</w:t>
        </w:r>
        <w:r>
          <w:rPr>
            <w:webHidden/>
          </w:rPr>
          <w:tab/>
        </w:r>
        <w:r>
          <w:rPr>
            <w:webHidden/>
          </w:rPr>
          <w:fldChar w:fldCharType="begin"/>
        </w:r>
        <w:r>
          <w:rPr>
            <w:webHidden/>
          </w:rPr>
          <w:instrText xml:space="preserve"> PAGEREF _Toc473473875 \h </w:instrText>
        </w:r>
      </w:ins>
      <w:r>
        <w:rPr>
          <w:webHidden/>
        </w:rPr>
      </w:r>
      <w:r>
        <w:rPr>
          <w:webHidden/>
        </w:rPr>
        <w:fldChar w:fldCharType="separate"/>
      </w:r>
      <w:ins w:id="174" w:author="Paul Janssen" w:date="2017-02-13T12:01:00Z">
        <w:r w:rsidR="00FC1EDC">
          <w:rPr>
            <w:webHidden/>
          </w:rPr>
          <w:t>17</w:t>
        </w:r>
      </w:ins>
      <w:ins w:id="175" w:author="Paul Janssen" w:date="2017-01-29T17:22:00Z">
        <w:r>
          <w:rPr>
            <w:webHidden/>
          </w:rPr>
          <w:fldChar w:fldCharType="end"/>
        </w:r>
        <w:r w:rsidRPr="00601931">
          <w:rPr>
            <w:rStyle w:val="Hyperlink"/>
          </w:rPr>
          <w:fldChar w:fldCharType="end"/>
        </w:r>
      </w:ins>
    </w:p>
    <w:p w:rsidR="0064486E" w:rsidRDefault="0064486E">
      <w:pPr>
        <w:pStyle w:val="Inhopg1"/>
        <w:rPr>
          <w:ins w:id="176" w:author="Paul Janssen" w:date="2017-01-29T17:22:00Z"/>
          <w:rFonts w:asciiTheme="minorHAnsi" w:eastAsiaTheme="minorEastAsia" w:hAnsiTheme="minorHAnsi" w:cstheme="minorBidi"/>
          <w:noProof/>
          <w:sz w:val="22"/>
          <w:szCs w:val="22"/>
        </w:rPr>
      </w:pPr>
      <w:ins w:id="17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"_Toc473473876"</w:instrText>
        </w:r>
        <w:r w:rsidRPr="00601931">
          <w:rPr>
            <w:rStyle w:val="Hyperlink"/>
            <w:noProof/>
          </w:rPr>
          <w:instrText xml:space="preserve"> </w:instrText>
        </w:r>
        <w:r w:rsidRPr="00601931">
          <w:rPr>
            <w:rStyle w:val="Hyperlink"/>
            <w:noProof/>
          </w:rPr>
          <w:fldChar w:fldCharType="separate"/>
        </w:r>
        <w:r w:rsidRPr="00601931">
          <w:rPr>
            <w:rStyle w:val="Hyperlink"/>
            <w:noProof/>
          </w:rPr>
          <w:t>Identificatie document</w:t>
        </w:r>
        <w:r>
          <w:rPr>
            <w:noProof/>
            <w:webHidden/>
          </w:rPr>
          <w:tab/>
        </w:r>
        <w:r>
          <w:rPr>
            <w:noProof/>
            <w:webHidden/>
          </w:rPr>
          <w:fldChar w:fldCharType="begin"/>
        </w:r>
        <w:r>
          <w:rPr>
            <w:noProof/>
            <w:webHidden/>
          </w:rPr>
          <w:instrText xml:space="preserve"> PAGEREF _Toc473473876 \h </w:instrText>
        </w:r>
      </w:ins>
      <w:r>
        <w:rPr>
          <w:noProof/>
          <w:webHidden/>
        </w:rPr>
      </w:r>
      <w:r>
        <w:rPr>
          <w:noProof/>
          <w:webHidden/>
        </w:rPr>
        <w:fldChar w:fldCharType="separate"/>
      </w:r>
      <w:ins w:id="178" w:author="Paul Janssen" w:date="2017-02-13T12:01:00Z">
        <w:r w:rsidR="00FC1EDC">
          <w:rPr>
            <w:noProof/>
            <w:webHidden/>
          </w:rPr>
          <w:t>19</w:t>
        </w:r>
      </w:ins>
      <w:ins w:id="179" w:author="Paul Janssen" w:date="2017-01-29T17:22:00Z">
        <w:r>
          <w:rPr>
            <w:noProof/>
            <w:webHidden/>
          </w:rPr>
          <w:fldChar w:fldCharType="end"/>
        </w:r>
        <w:r w:rsidRPr="00601931">
          <w:rPr>
            <w:rStyle w:val="Hyperlink"/>
            <w:noProof/>
          </w:rPr>
          <w:fldChar w:fldCharType="end"/>
        </w:r>
      </w:ins>
    </w:p>
    <w:p w:rsidR="0064486E" w:rsidRDefault="0064486E">
      <w:pPr>
        <w:pStyle w:val="Inhopg1"/>
        <w:rPr>
          <w:ins w:id="180" w:author="Paul Janssen" w:date="2017-01-29T17:22:00Z"/>
          <w:rFonts w:asciiTheme="minorHAnsi" w:eastAsiaTheme="minorEastAsia" w:hAnsiTheme="minorHAnsi" w:cstheme="minorBidi"/>
          <w:noProof/>
          <w:sz w:val="22"/>
          <w:szCs w:val="22"/>
        </w:rPr>
      </w:pPr>
      <w:ins w:id="18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"_Toc473473877"</w:instrText>
        </w:r>
        <w:r w:rsidRPr="00601931">
          <w:rPr>
            <w:rStyle w:val="Hyperlink"/>
            <w:noProof/>
          </w:rPr>
          <w:instrText xml:space="preserve"> </w:instrText>
        </w:r>
        <w:r w:rsidRPr="00601931">
          <w:rPr>
            <w:rStyle w:val="Hyperlink"/>
            <w:noProof/>
          </w:rPr>
          <w:fldChar w:fldCharType="separate"/>
        </w:r>
        <w:r w:rsidRPr="00601931">
          <w:rPr>
            <w:rStyle w:val="Hyperlink"/>
            <w:noProof/>
          </w:rPr>
          <w:t>Data content en structuur</w:t>
        </w:r>
        <w:r>
          <w:rPr>
            <w:noProof/>
            <w:webHidden/>
          </w:rPr>
          <w:tab/>
        </w:r>
        <w:r>
          <w:rPr>
            <w:noProof/>
            <w:webHidden/>
          </w:rPr>
          <w:fldChar w:fldCharType="begin"/>
        </w:r>
        <w:r>
          <w:rPr>
            <w:noProof/>
            <w:webHidden/>
          </w:rPr>
          <w:instrText xml:space="preserve"> PAGEREF _Toc473473877 \h </w:instrText>
        </w:r>
      </w:ins>
      <w:r>
        <w:rPr>
          <w:noProof/>
          <w:webHidden/>
        </w:rPr>
      </w:r>
      <w:r>
        <w:rPr>
          <w:noProof/>
          <w:webHidden/>
        </w:rPr>
        <w:fldChar w:fldCharType="separate"/>
      </w:r>
      <w:ins w:id="182" w:author="Paul Janssen" w:date="2017-02-13T12:01:00Z">
        <w:r w:rsidR="00FC1EDC">
          <w:rPr>
            <w:noProof/>
            <w:webHidden/>
          </w:rPr>
          <w:t>20</w:t>
        </w:r>
      </w:ins>
      <w:ins w:id="183"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84" w:author="Paul Janssen" w:date="2017-01-29T17:22:00Z"/>
          <w:rFonts w:asciiTheme="minorHAnsi" w:eastAsiaTheme="minorEastAsia" w:hAnsiTheme="minorHAnsi" w:cstheme="minorBidi"/>
          <w:sz w:val="22"/>
          <w:szCs w:val="22"/>
        </w:rPr>
      </w:pPr>
      <w:ins w:id="185" w:author="Paul Janssen" w:date="2017-01-29T17:22:00Z">
        <w:r w:rsidRPr="00601931">
          <w:rPr>
            <w:rStyle w:val="Hyperlink"/>
          </w:rPr>
          <w:fldChar w:fldCharType="begin"/>
        </w:r>
        <w:r w:rsidRPr="00601931">
          <w:rPr>
            <w:rStyle w:val="Hyperlink"/>
          </w:rPr>
          <w:instrText xml:space="preserve"> </w:instrText>
        </w:r>
        <w:r>
          <w:instrText>HYPERLINK \l "_Toc473473878"</w:instrText>
        </w:r>
        <w:r w:rsidRPr="00601931">
          <w:rPr>
            <w:rStyle w:val="Hyperlink"/>
          </w:rPr>
          <w:instrText xml:space="preserve"> </w:instrText>
        </w:r>
        <w:r w:rsidRPr="00601931">
          <w:rPr>
            <w:rStyle w:val="Hyperlink"/>
          </w:rPr>
          <w:fldChar w:fldCharType="separate"/>
        </w:r>
        <w:r w:rsidRPr="00601931">
          <w:rPr>
            <w:rStyle w:val="Hyperlink"/>
          </w:rPr>
          <w:t>5.1</w:t>
        </w:r>
        <w:r>
          <w:rPr>
            <w:rFonts w:asciiTheme="minorHAnsi" w:eastAsiaTheme="minorEastAsia" w:hAnsiTheme="minorHAnsi" w:cstheme="minorBidi"/>
            <w:sz w:val="22"/>
            <w:szCs w:val="22"/>
          </w:rPr>
          <w:tab/>
        </w:r>
        <w:r w:rsidRPr="00601931">
          <w:rPr>
            <w:rStyle w:val="Hyperlink"/>
          </w:rPr>
          <w:t>Inleiding.</w:t>
        </w:r>
        <w:r>
          <w:rPr>
            <w:webHidden/>
          </w:rPr>
          <w:tab/>
        </w:r>
        <w:r>
          <w:rPr>
            <w:webHidden/>
          </w:rPr>
          <w:fldChar w:fldCharType="begin"/>
        </w:r>
        <w:r>
          <w:rPr>
            <w:webHidden/>
          </w:rPr>
          <w:instrText xml:space="preserve"> PAGEREF _Toc473473878 \h </w:instrText>
        </w:r>
      </w:ins>
      <w:r>
        <w:rPr>
          <w:webHidden/>
        </w:rPr>
      </w:r>
      <w:r>
        <w:rPr>
          <w:webHidden/>
        </w:rPr>
        <w:fldChar w:fldCharType="separate"/>
      </w:r>
      <w:ins w:id="186" w:author="Paul Janssen" w:date="2017-02-13T12:01:00Z">
        <w:r w:rsidR="00FC1EDC">
          <w:rPr>
            <w:webHidden/>
          </w:rPr>
          <w:t>20</w:t>
        </w:r>
      </w:ins>
      <w:ins w:id="187" w:author="Paul Janssen" w:date="2017-01-29T17:22:00Z">
        <w:r>
          <w:rPr>
            <w:webHidden/>
          </w:rPr>
          <w:fldChar w:fldCharType="end"/>
        </w:r>
        <w:r w:rsidRPr="00601931">
          <w:rPr>
            <w:rStyle w:val="Hyperlink"/>
          </w:rPr>
          <w:fldChar w:fldCharType="end"/>
        </w:r>
      </w:ins>
    </w:p>
    <w:p w:rsidR="0064486E" w:rsidRDefault="0064486E">
      <w:pPr>
        <w:pStyle w:val="Inhopg2"/>
        <w:rPr>
          <w:ins w:id="188" w:author="Paul Janssen" w:date="2017-01-29T17:22:00Z"/>
          <w:rFonts w:asciiTheme="minorHAnsi" w:eastAsiaTheme="minorEastAsia" w:hAnsiTheme="minorHAnsi" w:cstheme="minorBidi"/>
          <w:sz w:val="22"/>
          <w:szCs w:val="22"/>
        </w:rPr>
      </w:pPr>
      <w:ins w:id="189" w:author="Paul Janssen" w:date="2017-01-29T17:22:00Z">
        <w:r w:rsidRPr="00601931">
          <w:rPr>
            <w:rStyle w:val="Hyperlink"/>
          </w:rPr>
          <w:fldChar w:fldCharType="begin"/>
        </w:r>
        <w:r w:rsidRPr="00601931">
          <w:rPr>
            <w:rStyle w:val="Hyperlink"/>
          </w:rPr>
          <w:instrText xml:space="preserve"> </w:instrText>
        </w:r>
        <w:r>
          <w:instrText>HYPERLINK \l "_Toc473473879"</w:instrText>
        </w:r>
        <w:r w:rsidRPr="00601931">
          <w:rPr>
            <w:rStyle w:val="Hyperlink"/>
          </w:rPr>
          <w:instrText xml:space="preserve"> </w:instrText>
        </w:r>
        <w:r w:rsidRPr="00601931">
          <w:rPr>
            <w:rStyle w:val="Hyperlink"/>
          </w:rPr>
          <w:fldChar w:fldCharType="separate"/>
        </w:r>
        <w:r w:rsidRPr="00601931">
          <w:rPr>
            <w:rStyle w:val="Hyperlink"/>
          </w:rPr>
          <w:t>5.2</w:t>
        </w:r>
        <w:r>
          <w:rPr>
            <w:rFonts w:asciiTheme="minorHAnsi" w:eastAsiaTheme="minorEastAsia" w:hAnsiTheme="minorHAnsi" w:cstheme="minorBidi"/>
            <w:sz w:val="22"/>
            <w:szCs w:val="22"/>
          </w:rPr>
          <w:tab/>
        </w:r>
        <w:r w:rsidRPr="00601931">
          <w:rPr>
            <w:rStyle w:val="Hyperlink"/>
          </w:rPr>
          <w:t>UML diagrammen.</w:t>
        </w:r>
        <w:r>
          <w:rPr>
            <w:webHidden/>
          </w:rPr>
          <w:tab/>
        </w:r>
        <w:r>
          <w:rPr>
            <w:webHidden/>
          </w:rPr>
          <w:fldChar w:fldCharType="begin"/>
        </w:r>
        <w:r>
          <w:rPr>
            <w:webHidden/>
          </w:rPr>
          <w:instrText xml:space="preserve"> PAGEREF _Toc473473879 \h </w:instrText>
        </w:r>
      </w:ins>
      <w:r>
        <w:rPr>
          <w:webHidden/>
        </w:rPr>
      </w:r>
      <w:r>
        <w:rPr>
          <w:webHidden/>
        </w:rPr>
        <w:fldChar w:fldCharType="separate"/>
      </w:r>
      <w:ins w:id="190" w:author="Paul Janssen" w:date="2017-02-13T12:01:00Z">
        <w:r w:rsidR="00FC1EDC">
          <w:rPr>
            <w:webHidden/>
          </w:rPr>
          <w:t>20</w:t>
        </w:r>
      </w:ins>
      <w:ins w:id="191" w:author="Paul Janssen" w:date="2017-01-29T17:22:00Z">
        <w:r>
          <w:rPr>
            <w:webHidden/>
          </w:rPr>
          <w:fldChar w:fldCharType="end"/>
        </w:r>
        <w:r w:rsidRPr="00601931">
          <w:rPr>
            <w:rStyle w:val="Hyperlink"/>
          </w:rPr>
          <w:fldChar w:fldCharType="end"/>
        </w:r>
      </w:ins>
    </w:p>
    <w:p w:rsidR="0064486E" w:rsidRDefault="0064486E">
      <w:pPr>
        <w:pStyle w:val="Inhopg3"/>
        <w:rPr>
          <w:ins w:id="192" w:author="Paul Janssen" w:date="2017-01-29T17:22:00Z"/>
          <w:rFonts w:asciiTheme="minorHAnsi" w:eastAsiaTheme="minorEastAsia" w:hAnsiTheme="minorHAnsi" w:cstheme="minorBidi"/>
          <w:noProof/>
          <w:sz w:val="22"/>
          <w:szCs w:val="22"/>
        </w:rPr>
      </w:pPr>
      <w:ins w:id="19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"_Toc473473880"</w:instrText>
        </w:r>
        <w:r w:rsidRPr="00601931">
          <w:rPr>
            <w:rStyle w:val="Hyperlink"/>
            <w:noProof/>
          </w:rPr>
          <w:instrText xml:space="preserve"> </w:instrText>
        </w:r>
        <w:r w:rsidRPr="00601931">
          <w:rPr>
            <w:rStyle w:val="Hyperlink"/>
            <w:noProof/>
          </w:rPr>
          <w:fldChar w:fldCharType="separate"/>
        </w:r>
        <w:r w:rsidRPr="00601931">
          <w:rPr>
            <w:rStyle w:val="Hyperlink"/>
            <w:noProof/>
          </w:rPr>
          <w:t>5.2.1</w:t>
        </w:r>
        <w:r>
          <w:rPr>
            <w:rFonts w:asciiTheme="minorHAnsi" w:eastAsiaTheme="minorEastAsia" w:hAnsiTheme="minorHAnsi" w:cstheme="minorBidi"/>
            <w:noProof/>
            <w:sz w:val="22"/>
            <w:szCs w:val="22"/>
          </w:rPr>
          <w:tab/>
        </w:r>
        <w:r w:rsidRPr="00601931">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_Toc473473880 \h </w:instrText>
        </w:r>
      </w:ins>
      <w:r>
        <w:rPr>
          <w:noProof/>
          <w:webHidden/>
        </w:rPr>
      </w:r>
      <w:r>
        <w:rPr>
          <w:noProof/>
          <w:webHidden/>
        </w:rPr>
        <w:fldChar w:fldCharType="separate"/>
      </w:r>
      <w:ins w:id="194" w:author="Paul Janssen" w:date="2017-02-13T12:01:00Z">
        <w:r w:rsidR="00FC1EDC">
          <w:rPr>
            <w:noProof/>
            <w:webHidden/>
          </w:rPr>
          <w:t>20</w:t>
        </w:r>
      </w:ins>
      <w:ins w:id="195"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6" w:author="Paul Janssen" w:date="2017-01-29T17:22:00Z"/>
          <w:rFonts w:asciiTheme="minorHAnsi" w:eastAsiaTheme="minorEastAsia" w:hAnsiTheme="minorHAnsi" w:cstheme="minorBidi"/>
          <w:noProof/>
          <w:sz w:val="22"/>
          <w:szCs w:val="22"/>
        </w:rPr>
      </w:pPr>
      <w:ins w:id="19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"_Toc473473881"</w:instrText>
        </w:r>
        <w:r w:rsidRPr="00601931">
          <w:rPr>
            <w:rStyle w:val="Hyperlink"/>
            <w:noProof/>
          </w:rPr>
          <w:instrText xml:space="preserve"> </w:instrText>
        </w:r>
        <w:r w:rsidRPr="00601931">
          <w:rPr>
            <w:rStyle w:val="Hyperlink"/>
            <w:noProof/>
          </w:rPr>
          <w:fldChar w:fldCharType="separate"/>
        </w:r>
        <w:r w:rsidRPr="00601931">
          <w:rPr>
            <w:rStyle w:val="Hyperlink"/>
            <w:noProof/>
          </w:rPr>
          <w:t>5.2.2</w:t>
        </w:r>
        <w:r>
          <w:rPr>
            <w:rFonts w:asciiTheme="minorHAnsi" w:eastAsiaTheme="minorEastAsia" w:hAnsiTheme="minorHAnsi" w:cstheme="minorBidi"/>
            <w:noProof/>
            <w:sz w:val="22"/>
            <w:szCs w:val="22"/>
          </w:rPr>
          <w:tab/>
        </w:r>
        <w:r w:rsidRPr="00601931">
          <w:rPr>
            <w:rStyle w:val="Hyperlink"/>
            <w:noProof/>
          </w:rPr>
          <w:t>UML - WION overzicht.</w:t>
        </w:r>
        <w:r>
          <w:rPr>
            <w:noProof/>
            <w:webHidden/>
          </w:rPr>
          <w:tab/>
        </w:r>
        <w:r>
          <w:rPr>
            <w:noProof/>
            <w:webHidden/>
          </w:rPr>
          <w:fldChar w:fldCharType="begin"/>
        </w:r>
        <w:r>
          <w:rPr>
            <w:noProof/>
            <w:webHidden/>
          </w:rPr>
          <w:instrText xml:space="preserve"> PAGEREF _Toc473473881 \h </w:instrText>
        </w:r>
      </w:ins>
      <w:r>
        <w:rPr>
          <w:noProof/>
          <w:webHidden/>
        </w:rPr>
      </w:r>
      <w:r>
        <w:rPr>
          <w:noProof/>
          <w:webHidden/>
        </w:rPr>
        <w:fldChar w:fldCharType="separate"/>
      </w:r>
      <w:ins w:id="198" w:author="Paul Janssen" w:date="2017-02-13T12:01:00Z">
        <w:r w:rsidR="00FC1EDC">
          <w:rPr>
            <w:noProof/>
            <w:webHidden/>
          </w:rPr>
          <w:t>21</w:t>
        </w:r>
      </w:ins>
      <w:ins w:id="199"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0" w:author="Paul Janssen" w:date="2017-01-29T17:22:00Z"/>
          <w:rFonts w:asciiTheme="minorHAnsi" w:eastAsiaTheme="minorEastAsia" w:hAnsiTheme="minorHAnsi" w:cstheme="minorBidi"/>
          <w:noProof/>
          <w:sz w:val="22"/>
          <w:szCs w:val="22"/>
        </w:rPr>
      </w:pPr>
      <w:ins w:id="20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"_Toc473473882"</w:instrText>
        </w:r>
        <w:r w:rsidRPr="00601931">
          <w:rPr>
            <w:rStyle w:val="Hyperlink"/>
            <w:noProof/>
          </w:rPr>
          <w:instrText xml:space="preserve"> </w:instrText>
        </w:r>
        <w:r w:rsidRPr="00601931">
          <w:rPr>
            <w:rStyle w:val="Hyperlink"/>
            <w:noProof/>
          </w:rPr>
          <w:fldChar w:fldCharType="separate"/>
        </w:r>
        <w:r w:rsidRPr="00601931">
          <w:rPr>
            <w:rStyle w:val="Hyperlink"/>
            <w:noProof/>
          </w:rPr>
          <w:t>5.2.3</w:t>
        </w:r>
        <w:r>
          <w:rPr>
            <w:rFonts w:asciiTheme="minorHAnsi" w:eastAsiaTheme="minorEastAsia" w:hAnsiTheme="minorHAnsi" w:cstheme="minorBidi"/>
            <w:noProof/>
            <w:sz w:val="22"/>
            <w:szCs w:val="22"/>
          </w:rPr>
          <w:tab/>
        </w:r>
        <w:r w:rsidRPr="00601931">
          <w:rPr>
            <w:rStyle w:val="Hyperlink"/>
            <w:noProof/>
          </w:rPr>
          <w:t>Associaties in het model.</w:t>
        </w:r>
        <w:r>
          <w:rPr>
            <w:noProof/>
            <w:webHidden/>
          </w:rPr>
          <w:tab/>
        </w:r>
        <w:r>
          <w:rPr>
            <w:noProof/>
            <w:webHidden/>
          </w:rPr>
          <w:fldChar w:fldCharType="begin"/>
        </w:r>
        <w:r>
          <w:rPr>
            <w:noProof/>
            <w:webHidden/>
          </w:rPr>
          <w:instrText xml:space="preserve"> PAGEREF _Toc473473882 \h </w:instrText>
        </w:r>
      </w:ins>
      <w:r>
        <w:rPr>
          <w:noProof/>
          <w:webHidden/>
        </w:rPr>
      </w:r>
      <w:r>
        <w:rPr>
          <w:noProof/>
          <w:webHidden/>
        </w:rPr>
        <w:fldChar w:fldCharType="separate"/>
      </w:r>
      <w:ins w:id="202" w:author="Paul Janssen" w:date="2017-02-13T12:01:00Z">
        <w:r w:rsidR="00FC1EDC">
          <w:rPr>
            <w:noProof/>
            <w:webHidden/>
          </w:rPr>
          <w:t>24</w:t>
        </w:r>
      </w:ins>
      <w:ins w:id="203"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4" w:author="Paul Janssen" w:date="2017-01-29T17:22:00Z"/>
          <w:rFonts w:asciiTheme="minorHAnsi" w:eastAsiaTheme="minorEastAsia" w:hAnsiTheme="minorHAnsi" w:cstheme="minorBidi"/>
          <w:noProof/>
          <w:sz w:val="22"/>
          <w:szCs w:val="22"/>
        </w:rPr>
      </w:pPr>
      <w:ins w:id="20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"_Toc473473883"</w:instrText>
        </w:r>
        <w:r w:rsidRPr="00601931">
          <w:rPr>
            <w:rStyle w:val="Hyperlink"/>
            <w:noProof/>
          </w:rPr>
          <w:instrText xml:space="preserve"> </w:instrText>
        </w:r>
        <w:r w:rsidRPr="00601931">
          <w:rPr>
            <w:rStyle w:val="Hyperlink"/>
            <w:noProof/>
          </w:rPr>
          <w:fldChar w:fldCharType="separate"/>
        </w:r>
        <w:r w:rsidRPr="00601931">
          <w:rPr>
            <w:rStyle w:val="Hyperlink"/>
            <w:noProof/>
          </w:rPr>
          <w:t>5.2.4</w:t>
        </w:r>
        <w:r>
          <w:rPr>
            <w:rFonts w:asciiTheme="minorHAnsi" w:eastAsiaTheme="minorEastAsia" w:hAnsiTheme="minorHAnsi" w:cstheme="minorBidi"/>
            <w:noProof/>
            <w:sz w:val="22"/>
            <w:szCs w:val="22"/>
          </w:rPr>
          <w:tab/>
        </w:r>
        <w:r w:rsidRPr="00601931">
          <w:rPr>
            <w:rStyle w:val="Hyperlink"/>
            <w:noProof/>
          </w:rPr>
          <w:t>Numerieke waarden.</w:t>
        </w:r>
        <w:r>
          <w:rPr>
            <w:noProof/>
            <w:webHidden/>
          </w:rPr>
          <w:tab/>
        </w:r>
        <w:r>
          <w:rPr>
            <w:noProof/>
            <w:webHidden/>
          </w:rPr>
          <w:fldChar w:fldCharType="begin"/>
        </w:r>
        <w:r>
          <w:rPr>
            <w:noProof/>
            <w:webHidden/>
          </w:rPr>
          <w:instrText xml:space="preserve"> PAGEREF _Toc473473883 \h </w:instrText>
        </w:r>
      </w:ins>
      <w:r>
        <w:rPr>
          <w:noProof/>
          <w:webHidden/>
        </w:rPr>
      </w:r>
      <w:r>
        <w:rPr>
          <w:noProof/>
          <w:webHidden/>
        </w:rPr>
        <w:fldChar w:fldCharType="separate"/>
      </w:r>
      <w:ins w:id="206" w:author="Paul Janssen" w:date="2017-02-13T12:01:00Z">
        <w:r w:rsidR="00FC1EDC">
          <w:rPr>
            <w:noProof/>
            <w:webHidden/>
          </w:rPr>
          <w:t>24</w:t>
        </w:r>
      </w:ins>
      <w:ins w:id="207"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8" w:author="Paul Janssen" w:date="2017-01-29T17:22:00Z"/>
          <w:rFonts w:asciiTheme="minorHAnsi" w:eastAsiaTheme="minorEastAsia" w:hAnsiTheme="minorHAnsi" w:cstheme="minorBidi"/>
          <w:noProof/>
          <w:sz w:val="22"/>
          <w:szCs w:val="22"/>
        </w:rPr>
      </w:pPr>
      <w:ins w:id="20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"_Toc473473884"</w:instrText>
        </w:r>
        <w:r w:rsidRPr="00601931">
          <w:rPr>
            <w:rStyle w:val="Hyperlink"/>
            <w:noProof/>
          </w:rPr>
          <w:instrText xml:space="preserve"> </w:instrText>
        </w:r>
        <w:r w:rsidRPr="00601931">
          <w:rPr>
            <w:rStyle w:val="Hyperlink"/>
            <w:noProof/>
          </w:rPr>
          <w:fldChar w:fldCharType="separate"/>
        </w:r>
        <w:r w:rsidRPr="00601931">
          <w:rPr>
            <w:rStyle w:val="Hyperlink"/>
            <w:noProof/>
          </w:rPr>
          <w:t>5.2.5</w:t>
        </w:r>
        <w:r>
          <w:rPr>
            <w:rFonts w:asciiTheme="minorHAnsi" w:eastAsiaTheme="minorEastAsia" w:hAnsiTheme="minorHAnsi" w:cstheme="minorBidi"/>
            <w:noProof/>
            <w:sz w:val="22"/>
            <w:szCs w:val="22"/>
          </w:rPr>
          <w:tab/>
        </w:r>
        <w:r w:rsidRPr="00601931">
          <w:rPr>
            <w:rStyle w:val="Hyperlink"/>
            <w:noProof/>
          </w:rPr>
          <w:t>Waardelijsten zijn extern.</w:t>
        </w:r>
        <w:r>
          <w:rPr>
            <w:noProof/>
            <w:webHidden/>
          </w:rPr>
          <w:tab/>
        </w:r>
        <w:r>
          <w:rPr>
            <w:noProof/>
            <w:webHidden/>
          </w:rPr>
          <w:fldChar w:fldCharType="begin"/>
        </w:r>
        <w:r>
          <w:rPr>
            <w:noProof/>
            <w:webHidden/>
          </w:rPr>
          <w:instrText xml:space="preserve"> PAGEREF _Toc473473884 \h </w:instrText>
        </w:r>
      </w:ins>
      <w:r>
        <w:rPr>
          <w:noProof/>
          <w:webHidden/>
        </w:rPr>
      </w:r>
      <w:r>
        <w:rPr>
          <w:noProof/>
          <w:webHidden/>
        </w:rPr>
        <w:fldChar w:fldCharType="separate"/>
      </w:r>
      <w:ins w:id="210" w:author="Paul Janssen" w:date="2017-02-13T12:01:00Z">
        <w:r w:rsidR="00FC1EDC">
          <w:rPr>
            <w:noProof/>
            <w:webHidden/>
          </w:rPr>
          <w:t>24</w:t>
        </w:r>
      </w:ins>
      <w:ins w:id="211"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2" w:author="Paul Janssen" w:date="2017-01-29T17:22:00Z"/>
          <w:rFonts w:asciiTheme="minorHAnsi" w:eastAsiaTheme="minorEastAsia" w:hAnsiTheme="minorHAnsi" w:cstheme="minorBidi"/>
          <w:noProof/>
          <w:sz w:val="22"/>
          <w:szCs w:val="22"/>
        </w:rPr>
      </w:pPr>
      <w:ins w:id="21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"_Toc473473885"</w:instrText>
        </w:r>
        <w:r w:rsidRPr="00601931">
          <w:rPr>
            <w:rStyle w:val="Hyperlink"/>
            <w:noProof/>
          </w:rPr>
          <w:instrText xml:space="preserve"> </w:instrText>
        </w:r>
        <w:r w:rsidRPr="00601931">
          <w:rPr>
            <w:rStyle w:val="Hyperlink"/>
            <w:noProof/>
          </w:rPr>
          <w:fldChar w:fldCharType="separate"/>
        </w:r>
        <w:r w:rsidRPr="00601931">
          <w:rPr>
            <w:rStyle w:val="Hyperlink"/>
            <w:noProof/>
          </w:rPr>
          <w:t>5.2.6</w:t>
        </w:r>
        <w:r>
          <w:rPr>
            <w:rFonts w:asciiTheme="minorHAnsi" w:eastAsiaTheme="minorEastAsia" w:hAnsiTheme="minorHAnsi" w:cstheme="minorBidi"/>
            <w:noProof/>
            <w:sz w:val="22"/>
            <w:szCs w:val="22"/>
          </w:rPr>
          <w:tab/>
        </w:r>
        <w:r w:rsidRPr="00601931">
          <w:rPr>
            <w:rStyle w:val="Hyperlink"/>
            <w:noProof/>
          </w:rPr>
          <w:t>Basisattributen voor identificatie en labels.</w:t>
        </w:r>
        <w:r>
          <w:rPr>
            <w:noProof/>
            <w:webHidden/>
          </w:rPr>
          <w:tab/>
        </w:r>
        <w:r>
          <w:rPr>
            <w:noProof/>
            <w:webHidden/>
          </w:rPr>
          <w:fldChar w:fldCharType="begin"/>
        </w:r>
        <w:r>
          <w:rPr>
            <w:noProof/>
            <w:webHidden/>
          </w:rPr>
          <w:instrText xml:space="preserve"> PAGEREF _Toc473473885 \h </w:instrText>
        </w:r>
      </w:ins>
      <w:r>
        <w:rPr>
          <w:noProof/>
          <w:webHidden/>
        </w:rPr>
      </w:r>
      <w:r>
        <w:rPr>
          <w:noProof/>
          <w:webHidden/>
        </w:rPr>
        <w:fldChar w:fldCharType="separate"/>
      </w:r>
      <w:ins w:id="214" w:author="Paul Janssen" w:date="2017-02-13T12:01:00Z">
        <w:r w:rsidR="00FC1EDC">
          <w:rPr>
            <w:noProof/>
            <w:webHidden/>
          </w:rPr>
          <w:t>25</w:t>
        </w:r>
      </w:ins>
      <w:ins w:id="215"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6" w:author="Paul Janssen" w:date="2017-01-29T17:22:00Z"/>
          <w:rFonts w:asciiTheme="minorHAnsi" w:eastAsiaTheme="minorEastAsia" w:hAnsiTheme="minorHAnsi" w:cstheme="minorBidi"/>
          <w:noProof/>
          <w:sz w:val="22"/>
          <w:szCs w:val="22"/>
        </w:rPr>
      </w:pPr>
      <w:ins w:id="21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"_Toc473473886"</w:instrText>
        </w:r>
        <w:r w:rsidRPr="00601931">
          <w:rPr>
            <w:rStyle w:val="Hyperlink"/>
            <w:noProof/>
          </w:rPr>
          <w:instrText xml:space="preserve"> </w:instrText>
        </w:r>
        <w:r w:rsidRPr="00601931">
          <w:rPr>
            <w:rStyle w:val="Hyperlink"/>
            <w:noProof/>
          </w:rPr>
          <w:fldChar w:fldCharType="separate"/>
        </w:r>
        <w:r w:rsidRPr="00601931">
          <w:rPr>
            <w:rStyle w:val="Hyperlink"/>
            <w:noProof/>
          </w:rPr>
          <w:t>5.2.7</w:t>
        </w:r>
        <w:r>
          <w:rPr>
            <w:rFonts w:asciiTheme="minorHAnsi" w:eastAsiaTheme="minorEastAsia" w:hAnsiTheme="minorHAnsi" w:cstheme="minorBidi"/>
            <w:noProof/>
            <w:sz w:val="22"/>
            <w:szCs w:val="22"/>
          </w:rPr>
          <w:tab/>
        </w:r>
        <w:r w:rsidRPr="00601931">
          <w:rPr>
            <w:rStyle w:val="Hyperlink"/>
            <w:noProof/>
          </w:rPr>
          <w:t>IMKL2015 semantische kern.</w:t>
        </w:r>
        <w:r>
          <w:rPr>
            <w:noProof/>
            <w:webHidden/>
          </w:rPr>
          <w:tab/>
        </w:r>
        <w:r>
          <w:rPr>
            <w:noProof/>
            <w:webHidden/>
          </w:rPr>
          <w:fldChar w:fldCharType="begin"/>
        </w:r>
        <w:r>
          <w:rPr>
            <w:noProof/>
            <w:webHidden/>
          </w:rPr>
          <w:instrText xml:space="preserve"> PAGEREF _Toc473473886 \h </w:instrText>
        </w:r>
      </w:ins>
      <w:r>
        <w:rPr>
          <w:noProof/>
          <w:webHidden/>
        </w:rPr>
      </w:r>
      <w:r>
        <w:rPr>
          <w:noProof/>
          <w:webHidden/>
        </w:rPr>
        <w:fldChar w:fldCharType="separate"/>
      </w:r>
      <w:ins w:id="218" w:author="Paul Janssen" w:date="2017-02-13T12:01:00Z">
        <w:r w:rsidR="00FC1EDC">
          <w:rPr>
            <w:noProof/>
            <w:webHidden/>
          </w:rPr>
          <w:t>27</w:t>
        </w:r>
      </w:ins>
      <w:ins w:id="219"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20" w:author="Paul Janssen" w:date="2017-01-29T17:22:00Z"/>
          <w:rFonts w:asciiTheme="minorHAnsi" w:eastAsiaTheme="minorEastAsia" w:hAnsiTheme="minorHAnsi" w:cstheme="minorBidi"/>
          <w:noProof/>
          <w:sz w:val="22"/>
          <w:szCs w:val="22"/>
        </w:rPr>
      </w:pPr>
      <w:ins w:id="22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"_Toc473473887"</w:instrText>
        </w:r>
        <w:r w:rsidRPr="00601931">
          <w:rPr>
            <w:rStyle w:val="Hyperlink"/>
            <w:noProof/>
          </w:rPr>
          <w:instrText xml:space="preserve"> </w:instrText>
        </w:r>
        <w:r w:rsidRPr="00601931">
          <w:rPr>
            <w:rStyle w:val="Hyperlink"/>
            <w:noProof/>
          </w:rPr>
          <w:fldChar w:fldCharType="separate"/>
        </w:r>
        <w:r w:rsidRPr="00601931">
          <w:rPr>
            <w:rStyle w:val="Hyperlink"/>
            <w:noProof/>
          </w:rPr>
          <w:t>5.2.8</w:t>
        </w:r>
        <w:r>
          <w:rPr>
            <w:rFonts w:asciiTheme="minorHAnsi" w:eastAsiaTheme="minorEastAsia" w:hAnsiTheme="minorHAnsi" w:cstheme="minorBidi"/>
            <w:noProof/>
            <w:sz w:val="22"/>
            <w:szCs w:val="22"/>
          </w:rPr>
          <w:tab/>
        </w:r>
        <w:r w:rsidRPr="00601931">
          <w:rPr>
            <w:rStyle w:val="Hyperlink"/>
            <w:noProof/>
          </w:rPr>
          <w:t>Diepte.</w:t>
        </w:r>
        <w:r>
          <w:rPr>
            <w:noProof/>
            <w:webHidden/>
          </w:rPr>
          <w:tab/>
        </w:r>
        <w:r>
          <w:rPr>
            <w:noProof/>
            <w:webHidden/>
          </w:rPr>
          <w:fldChar w:fldCharType="begin"/>
        </w:r>
        <w:r>
          <w:rPr>
            <w:noProof/>
            <w:webHidden/>
          </w:rPr>
          <w:instrText xml:space="preserve"> PAGEREF _Toc473473887 \h </w:instrText>
        </w:r>
      </w:ins>
      <w:r>
        <w:rPr>
          <w:noProof/>
          <w:webHidden/>
        </w:rPr>
      </w:r>
      <w:r>
        <w:rPr>
          <w:noProof/>
          <w:webHidden/>
        </w:rPr>
        <w:fldChar w:fldCharType="separate"/>
      </w:r>
      <w:ins w:id="222" w:author="Paul Janssen" w:date="2017-02-13T12:01:00Z">
        <w:r w:rsidR="00FC1EDC">
          <w:rPr>
            <w:noProof/>
            <w:webHidden/>
          </w:rPr>
          <w:t>35</w:t>
        </w:r>
      </w:ins>
      <w:ins w:id="223"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24" w:author="Paul Janssen" w:date="2017-01-29T17:22:00Z"/>
          <w:rFonts w:asciiTheme="minorHAnsi" w:eastAsiaTheme="minorEastAsia" w:hAnsiTheme="minorHAnsi" w:cstheme="minorBidi"/>
          <w:noProof/>
          <w:sz w:val="22"/>
          <w:szCs w:val="22"/>
        </w:rPr>
      </w:pPr>
      <w:ins w:id="22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"_Toc473473888"</w:instrText>
        </w:r>
        <w:r w:rsidRPr="00601931">
          <w:rPr>
            <w:rStyle w:val="Hyperlink"/>
            <w:noProof/>
          </w:rPr>
          <w:instrText xml:space="preserve"> </w:instrText>
        </w:r>
        <w:r w:rsidRPr="00601931">
          <w:rPr>
            <w:rStyle w:val="Hyperlink"/>
            <w:noProof/>
          </w:rPr>
          <w:fldChar w:fldCharType="separate"/>
        </w:r>
        <w:r w:rsidRPr="00601931">
          <w:rPr>
            <w:rStyle w:val="Hyperlink"/>
            <w:noProof/>
          </w:rPr>
          <w:t>5.2.9</w:t>
        </w:r>
        <w:r>
          <w:rPr>
            <w:rFonts w:asciiTheme="minorHAnsi" w:eastAsiaTheme="minorEastAsia" w:hAnsiTheme="minorHAnsi" w:cstheme="minorBidi"/>
            <w:noProof/>
            <w:sz w:val="22"/>
            <w:szCs w:val="22"/>
          </w:rPr>
          <w:tab/>
        </w:r>
        <w:r w:rsidRPr="00601931">
          <w:rPr>
            <w:rStyle w:val="Hyperlink"/>
            <w:noProof/>
          </w:rPr>
          <w:t>Utiliteitsnet.</w:t>
        </w:r>
        <w:r>
          <w:rPr>
            <w:noProof/>
            <w:webHidden/>
          </w:rPr>
          <w:tab/>
        </w:r>
        <w:r>
          <w:rPr>
            <w:noProof/>
            <w:webHidden/>
          </w:rPr>
          <w:fldChar w:fldCharType="begin"/>
        </w:r>
        <w:r>
          <w:rPr>
            <w:noProof/>
            <w:webHidden/>
          </w:rPr>
          <w:instrText xml:space="preserve"> PAGEREF _Toc473473888 \h </w:instrText>
        </w:r>
      </w:ins>
      <w:r>
        <w:rPr>
          <w:noProof/>
          <w:webHidden/>
        </w:rPr>
      </w:r>
      <w:r>
        <w:rPr>
          <w:noProof/>
          <w:webHidden/>
        </w:rPr>
        <w:fldChar w:fldCharType="separate"/>
      </w:r>
      <w:ins w:id="226" w:author="Paul Janssen" w:date="2017-02-13T12:01:00Z">
        <w:r w:rsidR="00FC1EDC">
          <w:rPr>
            <w:noProof/>
            <w:webHidden/>
          </w:rPr>
          <w:t>37</w:t>
        </w:r>
      </w:ins>
      <w:ins w:id="227"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28" w:author="Paul Janssen" w:date="2017-01-29T17:22:00Z"/>
          <w:rFonts w:asciiTheme="minorHAnsi" w:eastAsiaTheme="minorEastAsia" w:hAnsiTheme="minorHAnsi" w:cstheme="minorBidi"/>
          <w:noProof/>
          <w:sz w:val="22"/>
          <w:szCs w:val="22"/>
        </w:rPr>
      </w:pPr>
      <w:ins w:id="22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"_Toc473473889"</w:instrText>
        </w:r>
        <w:r w:rsidRPr="00601931">
          <w:rPr>
            <w:rStyle w:val="Hyperlink"/>
            <w:noProof/>
          </w:rPr>
          <w:instrText xml:space="preserve"> </w:instrText>
        </w:r>
        <w:r w:rsidRPr="00601931">
          <w:rPr>
            <w:rStyle w:val="Hyperlink"/>
            <w:noProof/>
          </w:rPr>
          <w:fldChar w:fldCharType="separate"/>
        </w:r>
        <w:r w:rsidRPr="00601931">
          <w:rPr>
            <w:rStyle w:val="Hyperlink"/>
            <w:noProof/>
          </w:rPr>
          <w:t>5.2.10</w:t>
        </w:r>
        <w:r>
          <w:rPr>
            <w:rFonts w:asciiTheme="minorHAnsi" w:eastAsiaTheme="minorEastAsia" w:hAnsiTheme="minorHAnsi" w:cstheme="minorBidi"/>
            <w:noProof/>
            <w:sz w:val="22"/>
            <w:szCs w:val="22"/>
          </w:rPr>
          <w:tab/>
        </w:r>
        <w:r w:rsidRPr="00601931">
          <w:rPr>
            <w:rStyle w:val="Hyperlink"/>
            <w:noProof/>
          </w:rPr>
          <w:t>KabelOfLeiding.</w:t>
        </w:r>
        <w:r>
          <w:rPr>
            <w:noProof/>
            <w:webHidden/>
          </w:rPr>
          <w:tab/>
        </w:r>
        <w:r>
          <w:rPr>
            <w:noProof/>
            <w:webHidden/>
          </w:rPr>
          <w:fldChar w:fldCharType="begin"/>
        </w:r>
        <w:r>
          <w:rPr>
            <w:noProof/>
            <w:webHidden/>
          </w:rPr>
          <w:instrText xml:space="preserve"> PAGEREF _Toc473473889 \h </w:instrText>
        </w:r>
      </w:ins>
      <w:r>
        <w:rPr>
          <w:noProof/>
          <w:webHidden/>
        </w:rPr>
      </w:r>
      <w:r>
        <w:rPr>
          <w:noProof/>
          <w:webHidden/>
        </w:rPr>
        <w:fldChar w:fldCharType="separate"/>
      </w:r>
      <w:ins w:id="230" w:author="Paul Janssen" w:date="2017-02-13T12:01:00Z">
        <w:r w:rsidR="00FC1EDC">
          <w:rPr>
            <w:noProof/>
            <w:webHidden/>
          </w:rPr>
          <w:t>39</w:t>
        </w:r>
      </w:ins>
      <w:ins w:id="231"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2" w:author="Paul Janssen" w:date="2017-01-29T17:22:00Z"/>
          <w:rFonts w:asciiTheme="minorHAnsi" w:eastAsiaTheme="minorEastAsia" w:hAnsiTheme="minorHAnsi" w:cstheme="minorBidi"/>
          <w:noProof/>
          <w:sz w:val="22"/>
          <w:szCs w:val="22"/>
        </w:rPr>
      </w:pPr>
      <w:ins w:id="23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"_Toc473473890"</w:instrText>
        </w:r>
        <w:r w:rsidRPr="00601931">
          <w:rPr>
            <w:rStyle w:val="Hyperlink"/>
            <w:noProof/>
          </w:rPr>
          <w:instrText xml:space="preserve"> </w:instrText>
        </w:r>
        <w:r w:rsidRPr="00601931">
          <w:rPr>
            <w:rStyle w:val="Hyperlink"/>
            <w:noProof/>
          </w:rPr>
          <w:fldChar w:fldCharType="separate"/>
        </w:r>
        <w:r w:rsidRPr="00601931">
          <w:rPr>
            <w:rStyle w:val="Hyperlink"/>
            <w:noProof/>
          </w:rPr>
          <w:t>5.2.11</w:t>
        </w:r>
        <w:r>
          <w:rPr>
            <w:rFonts w:asciiTheme="minorHAnsi" w:eastAsiaTheme="minorEastAsia" w:hAnsiTheme="minorHAnsi" w:cstheme="minorBidi"/>
            <w:noProof/>
            <w:sz w:val="22"/>
            <w:szCs w:val="22"/>
          </w:rPr>
          <w:tab/>
        </w:r>
        <w:r w:rsidRPr="00601931">
          <w:rPr>
            <w:rStyle w:val="Hyperlink"/>
            <w:noProof/>
          </w:rPr>
          <w:t>Leidingelement.</w:t>
        </w:r>
        <w:r>
          <w:rPr>
            <w:noProof/>
            <w:webHidden/>
          </w:rPr>
          <w:tab/>
        </w:r>
        <w:r>
          <w:rPr>
            <w:noProof/>
            <w:webHidden/>
          </w:rPr>
          <w:fldChar w:fldCharType="begin"/>
        </w:r>
        <w:r>
          <w:rPr>
            <w:noProof/>
            <w:webHidden/>
          </w:rPr>
          <w:instrText xml:space="preserve"> PAGEREF _Toc473473890 \h </w:instrText>
        </w:r>
      </w:ins>
      <w:r>
        <w:rPr>
          <w:noProof/>
          <w:webHidden/>
        </w:rPr>
      </w:r>
      <w:r>
        <w:rPr>
          <w:noProof/>
          <w:webHidden/>
        </w:rPr>
        <w:fldChar w:fldCharType="separate"/>
      </w:r>
      <w:ins w:id="234" w:author="Paul Janssen" w:date="2017-02-13T12:01:00Z">
        <w:r w:rsidR="00FC1EDC">
          <w:rPr>
            <w:noProof/>
            <w:webHidden/>
          </w:rPr>
          <w:t>41</w:t>
        </w:r>
      </w:ins>
      <w:ins w:id="235"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6" w:author="Paul Janssen" w:date="2017-01-29T17:22:00Z"/>
          <w:rFonts w:asciiTheme="minorHAnsi" w:eastAsiaTheme="minorEastAsia" w:hAnsiTheme="minorHAnsi" w:cstheme="minorBidi"/>
          <w:noProof/>
          <w:sz w:val="22"/>
          <w:szCs w:val="22"/>
        </w:rPr>
      </w:pPr>
      <w:ins w:id="23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"_Toc473473891"</w:instrText>
        </w:r>
        <w:r w:rsidRPr="00601931">
          <w:rPr>
            <w:rStyle w:val="Hyperlink"/>
            <w:noProof/>
          </w:rPr>
          <w:instrText xml:space="preserve"> </w:instrText>
        </w:r>
        <w:r w:rsidRPr="00601931">
          <w:rPr>
            <w:rStyle w:val="Hyperlink"/>
            <w:noProof/>
          </w:rPr>
          <w:fldChar w:fldCharType="separate"/>
        </w:r>
        <w:r w:rsidRPr="00601931">
          <w:rPr>
            <w:rStyle w:val="Hyperlink"/>
            <w:noProof/>
          </w:rPr>
          <w:t>5.2.12</w:t>
        </w:r>
        <w:r>
          <w:rPr>
            <w:rFonts w:asciiTheme="minorHAnsi" w:eastAsiaTheme="minorEastAsia" w:hAnsiTheme="minorHAnsi" w:cstheme="minorBidi"/>
            <w:noProof/>
            <w:sz w:val="22"/>
            <w:szCs w:val="22"/>
          </w:rPr>
          <w:tab/>
        </w:r>
        <w:r w:rsidRPr="00601931">
          <w:rPr>
            <w:rStyle w:val="Hyperlink"/>
            <w:noProof/>
          </w:rPr>
          <w:t>KabelEnLeidingContainer.</w:t>
        </w:r>
        <w:r>
          <w:rPr>
            <w:noProof/>
            <w:webHidden/>
          </w:rPr>
          <w:tab/>
        </w:r>
        <w:r>
          <w:rPr>
            <w:noProof/>
            <w:webHidden/>
          </w:rPr>
          <w:fldChar w:fldCharType="begin"/>
        </w:r>
        <w:r>
          <w:rPr>
            <w:noProof/>
            <w:webHidden/>
          </w:rPr>
          <w:instrText xml:space="preserve"> PAGEREF _Toc473473891 \h </w:instrText>
        </w:r>
      </w:ins>
      <w:r>
        <w:rPr>
          <w:noProof/>
          <w:webHidden/>
        </w:rPr>
      </w:r>
      <w:r>
        <w:rPr>
          <w:noProof/>
          <w:webHidden/>
        </w:rPr>
        <w:fldChar w:fldCharType="separate"/>
      </w:r>
      <w:ins w:id="238" w:author="Paul Janssen" w:date="2017-02-13T12:01:00Z">
        <w:r w:rsidR="00FC1EDC">
          <w:rPr>
            <w:noProof/>
            <w:webHidden/>
          </w:rPr>
          <w:t>42</w:t>
        </w:r>
      </w:ins>
      <w:ins w:id="239"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40" w:author="Paul Janssen" w:date="2017-01-29T17:22:00Z"/>
          <w:rFonts w:asciiTheme="minorHAnsi" w:eastAsiaTheme="minorEastAsia" w:hAnsiTheme="minorHAnsi" w:cstheme="minorBidi"/>
          <w:noProof/>
          <w:sz w:val="22"/>
          <w:szCs w:val="22"/>
        </w:rPr>
      </w:pPr>
      <w:ins w:id="24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"_Toc473473892"</w:instrText>
        </w:r>
        <w:r w:rsidRPr="00601931">
          <w:rPr>
            <w:rStyle w:val="Hyperlink"/>
            <w:noProof/>
          </w:rPr>
          <w:instrText xml:space="preserve"> </w:instrText>
        </w:r>
        <w:r w:rsidRPr="00601931">
          <w:rPr>
            <w:rStyle w:val="Hyperlink"/>
            <w:noProof/>
          </w:rPr>
          <w:fldChar w:fldCharType="separate"/>
        </w:r>
        <w:r w:rsidRPr="00601931">
          <w:rPr>
            <w:rStyle w:val="Hyperlink"/>
            <w:noProof/>
          </w:rPr>
          <w:t>5.2.13</w:t>
        </w:r>
        <w:r>
          <w:rPr>
            <w:rFonts w:asciiTheme="minorHAnsi" w:eastAsiaTheme="minorEastAsia" w:hAnsiTheme="minorHAnsi" w:cstheme="minorBidi"/>
            <w:noProof/>
            <w:sz w:val="22"/>
            <w:szCs w:val="22"/>
          </w:rPr>
          <w:tab/>
        </w:r>
        <w:r w:rsidRPr="00601931">
          <w:rPr>
            <w:rStyle w:val="Hyperlink"/>
            <w:noProof/>
          </w:rPr>
          <w:t>ContainerLeidingelement.</w:t>
        </w:r>
        <w:r>
          <w:rPr>
            <w:noProof/>
            <w:webHidden/>
          </w:rPr>
          <w:tab/>
        </w:r>
        <w:r>
          <w:rPr>
            <w:noProof/>
            <w:webHidden/>
          </w:rPr>
          <w:fldChar w:fldCharType="begin"/>
        </w:r>
        <w:r>
          <w:rPr>
            <w:noProof/>
            <w:webHidden/>
          </w:rPr>
          <w:instrText xml:space="preserve"> PAGEREF _Toc473473892 \h </w:instrText>
        </w:r>
      </w:ins>
      <w:r>
        <w:rPr>
          <w:noProof/>
          <w:webHidden/>
        </w:rPr>
      </w:r>
      <w:r>
        <w:rPr>
          <w:noProof/>
          <w:webHidden/>
        </w:rPr>
        <w:fldChar w:fldCharType="separate"/>
      </w:r>
      <w:ins w:id="242" w:author="Paul Janssen" w:date="2017-02-13T12:01:00Z">
        <w:r w:rsidR="00FC1EDC">
          <w:rPr>
            <w:noProof/>
            <w:webHidden/>
          </w:rPr>
          <w:t>43</w:t>
        </w:r>
      </w:ins>
      <w:ins w:id="243"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44" w:author="Paul Janssen" w:date="2017-01-29T17:22:00Z"/>
          <w:rFonts w:asciiTheme="minorHAnsi" w:eastAsiaTheme="minorEastAsia" w:hAnsiTheme="minorHAnsi" w:cstheme="minorBidi"/>
          <w:noProof/>
          <w:sz w:val="22"/>
          <w:szCs w:val="22"/>
        </w:rPr>
      </w:pPr>
      <w:ins w:id="24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"_Toc473473893"</w:instrText>
        </w:r>
        <w:r w:rsidRPr="00601931">
          <w:rPr>
            <w:rStyle w:val="Hyperlink"/>
            <w:noProof/>
          </w:rPr>
          <w:instrText xml:space="preserve"> </w:instrText>
        </w:r>
        <w:r w:rsidRPr="00601931">
          <w:rPr>
            <w:rStyle w:val="Hyperlink"/>
            <w:noProof/>
          </w:rPr>
          <w:fldChar w:fldCharType="separate"/>
        </w:r>
        <w:r w:rsidRPr="00601931">
          <w:rPr>
            <w:rStyle w:val="Hyperlink"/>
            <w:noProof/>
          </w:rPr>
          <w:t>5.2.14</w:t>
        </w:r>
        <w:r>
          <w:rPr>
            <w:rFonts w:asciiTheme="minorHAnsi" w:eastAsiaTheme="minorEastAsia" w:hAnsiTheme="minorHAnsi" w:cstheme="minorBidi"/>
            <w:noProof/>
            <w:sz w:val="22"/>
            <w:szCs w:val="22"/>
          </w:rPr>
          <w:tab/>
        </w:r>
        <w:r w:rsidRPr="00601931">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_Toc473473893 \h </w:instrText>
        </w:r>
      </w:ins>
      <w:r>
        <w:rPr>
          <w:noProof/>
          <w:webHidden/>
        </w:rPr>
      </w:r>
      <w:r>
        <w:rPr>
          <w:noProof/>
          <w:webHidden/>
        </w:rPr>
        <w:fldChar w:fldCharType="separate"/>
      </w:r>
      <w:ins w:id="246" w:author="Paul Janssen" w:date="2017-02-13T12:01:00Z">
        <w:r w:rsidR="00FC1EDC">
          <w:rPr>
            <w:noProof/>
            <w:webHidden/>
          </w:rPr>
          <w:t>44</w:t>
        </w:r>
      </w:ins>
      <w:ins w:id="247"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48" w:author="Paul Janssen" w:date="2017-01-29T17:22:00Z"/>
          <w:rFonts w:asciiTheme="minorHAnsi" w:eastAsiaTheme="minorEastAsia" w:hAnsiTheme="minorHAnsi" w:cstheme="minorBidi"/>
          <w:noProof/>
          <w:sz w:val="22"/>
          <w:szCs w:val="22"/>
        </w:rPr>
      </w:pPr>
      <w:ins w:id="24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"_Toc473473894"</w:instrText>
        </w:r>
        <w:r w:rsidRPr="00601931">
          <w:rPr>
            <w:rStyle w:val="Hyperlink"/>
            <w:noProof/>
          </w:rPr>
          <w:instrText xml:space="preserve"> </w:instrText>
        </w:r>
        <w:r w:rsidRPr="00601931">
          <w:rPr>
            <w:rStyle w:val="Hyperlink"/>
            <w:noProof/>
          </w:rPr>
          <w:fldChar w:fldCharType="separate"/>
        </w:r>
        <w:r w:rsidRPr="00601931">
          <w:rPr>
            <w:rStyle w:val="Hyperlink"/>
            <w:noProof/>
          </w:rPr>
          <w:t>5.2.15</w:t>
        </w:r>
        <w:r>
          <w:rPr>
            <w:rFonts w:asciiTheme="minorHAnsi" w:eastAsiaTheme="minorEastAsia" w:hAnsiTheme="minorHAnsi" w:cstheme="minorBidi"/>
            <w:noProof/>
            <w:sz w:val="22"/>
            <w:szCs w:val="22"/>
          </w:rPr>
          <w:tab/>
        </w:r>
        <w:r w:rsidRPr="00601931">
          <w:rPr>
            <w:rStyle w:val="Hyperlink"/>
            <w:noProof/>
          </w:rPr>
          <w:t>Diagram per type kabel of leiding.</w:t>
        </w:r>
        <w:r>
          <w:rPr>
            <w:noProof/>
            <w:webHidden/>
          </w:rPr>
          <w:tab/>
        </w:r>
        <w:r>
          <w:rPr>
            <w:noProof/>
            <w:webHidden/>
          </w:rPr>
          <w:fldChar w:fldCharType="begin"/>
        </w:r>
        <w:r>
          <w:rPr>
            <w:noProof/>
            <w:webHidden/>
          </w:rPr>
          <w:instrText xml:space="preserve"> PAGEREF _Toc473473894 \h </w:instrText>
        </w:r>
      </w:ins>
      <w:r>
        <w:rPr>
          <w:noProof/>
          <w:webHidden/>
        </w:rPr>
      </w:r>
      <w:r>
        <w:rPr>
          <w:noProof/>
          <w:webHidden/>
        </w:rPr>
        <w:fldChar w:fldCharType="separate"/>
      </w:r>
      <w:ins w:id="250" w:author="Paul Janssen" w:date="2017-02-13T12:01:00Z">
        <w:r w:rsidR="00FC1EDC">
          <w:rPr>
            <w:noProof/>
            <w:webHidden/>
          </w:rPr>
          <w:t>46</w:t>
        </w:r>
      </w:ins>
      <w:ins w:id="251"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2" w:author="Paul Janssen" w:date="2017-01-29T17:22:00Z"/>
          <w:rFonts w:asciiTheme="minorHAnsi" w:eastAsiaTheme="minorEastAsia" w:hAnsiTheme="minorHAnsi" w:cstheme="minorBidi"/>
          <w:noProof/>
          <w:sz w:val="22"/>
          <w:szCs w:val="22"/>
        </w:rPr>
      </w:pPr>
      <w:ins w:id="25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"_Toc473473895"</w:instrText>
        </w:r>
        <w:r w:rsidRPr="00601931">
          <w:rPr>
            <w:rStyle w:val="Hyperlink"/>
            <w:noProof/>
          </w:rPr>
          <w:instrText xml:space="preserve"> </w:instrText>
        </w:r>
        <w:r w:rsidRPr="00601931">
          <w:rPr>
            <w:rStyle w:val="Hyperlink"/>
            <w:noProof/>
          </w:rPr>
          <w:fldChar w:fldCharType="separate"/>
        </w:r>
        <w:r w:rsidRPr="00601931">
          <w:rPr>
            <w:rStyle w:val="Hyperlink"/>
            <w:noProof/>
          </w:rPr>
          <w:t>5.2.16</w:t>
        </w:r>
        <w:r>
          <w:rPr>
            <w:rFonts w:asciiTheme="minorHAnsi" w:eastAsiaTheme="minorEastAsia" w:hAnsiTheme="minorHAnsi" w:cstheme="minorBidi"/>
            <w:noProof/>
            <w:sz w:val="22"/>
            <w:szCs w:val="22"/>
          </w:rPr>
          <w:tab/>
        </w:r>
        <w:r w:rsidRPr="00601931">
          <w:rPr>
            <w:rStyle w:val="Hyperlink"/>
            <w:noProof/>
          </w:rPr>
          <w:t>Elektriciteitskabel.</w:t>
        </w:r>
        <w:r>
          <w:rPr>
            <w:noProof/>
            <w:webHidden/>
          </w:rPr>
          <w:tab/>
        </w:r>
        <w:r>
          <w:rPr>
            <w:noProof/>
            <w:webHidden/>
          </w:rPr>
          <w:fldChar w:fldCharType="begin"/>
        </w:r>
        <w:r>
          <w:rPr>
            <w:noProof/>
            <w:webHidden/>
          </w:rPr>
          <w:instrText xml:space="preserve"> PAGEREF _Toc473473895 \h </w:instrText>
        </w:r>
      </w:ins>
      <w:r>
        <w:rPr>
          <w:noProof/>
          <w:webHidden/>
        </w:rPr>
      </w:r>
      <w:r>
        <w:rPr>
          <w:noProof/>
          <w:webHidden/>
        </w:rPr>
        <w:fldChar w:fldCharType="separate"/>
      </w:r>
      <w:ins w:id="254" w:author="Paul Janssen" w:date="2017-02-13T12:01:00Z">
        <w:r w:rsidR="00FC1EDC">
          <w:rPr>
            <w:noProof/>
            <w:webHidden/>
          </w:rPr>
          <w:t>47</w:t>
        </w:r>
      </w:ins>
      <w:ins w:id="255"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6" w:author="Paul Janssen" w:date="2017-01-29T17:22:00Z"/>
          <w:rFonts w:asciiTheme="minorHAnsi" w:eastAsiaTheme="minorEastAsia" w:hAnsiTheme="minorHAnsi" w:cstheme="minorBidi"/>
          <w:noProof/>
          <w:sz w:val="22"/>
          <w:szCs w:val="22"/>
        </w:rPr>
      </w:pPr>
      <w:ins w:id="25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"_Toc473473898"</w:instrText>
        </w:r>
        <w:r w:rsidRPr="00601931">
          <w:rPr>
            <w:rStyle w:val="Hyperlink"/>
            <w:noProof/>
          </w:rPr>
          <w:instrText xml:space="preserve"> </w:instrText>
        </w:r>
        <w:r w:rsidRPr="00601931">
          <w:rPr>
            <w:rStyle w:val="Hyperlink"/>
            <w:noProof/>
          </w:rPr>
          <w:fldChar w:fldCharType="separate"/>
        </w:r>
        <w:r w:rsidRPr="00601931">
          <w:rPr>
            <w:rStyle w:val="Hyperlink"/>
            <w:noProof/>
          </w:rPr>
          <w:t>5.2.17</w:t>
        </w:r>
        <w:r>
          <w:rPr>
            <w:rFonts w:asciiTheme="minorHAnsi" w:eastAsiaTheme="minorEastAsia" w:hAnsiTheme="minorHAnsi" w:cstheme="minorBidi"/>
            <w:noProof/>
            <w:sz w:val="22"/>
            <w:szCs w:val="22"/>
          </w:rPr>
          <w:tab/>
        </w:r>
        <w:r w:rsidRPr="00601931">
          <w:rPr>
            <w:rStyle w:val="Hyperlink"/>
            <w:noProof/>
          </w:rPr>
          <w:t>Telecommunicatiekabel.</w:t>
        </w:r>
        <w:r>
          <w:rPr>
            <w:noProof/>
            <w:webHidden/>
          </w:rPr>
          <w:tab/>
        </w:r>
        <w:r>
          <w:rPr>
            <w:noProof/>
            <w:webHidden/>
          </w:rPr>
          <w:fldChar w:fldCharType="begin"/>
        </w:r>
        <w:r>
          <w:rPr>
            <w:noProof/>
            <w:webHidden/>
          </w:rPr>
          <w:instrText xml:space="preserve"> PAGEREF _Toc473473898 \h </w:instrText>
        </w:r>
      </w:ins>
      <w:r>
        <w:rPr>
          <w:noProof/>
          <w:webHidden/>
        </w:rPr>
      </w:r>
      <w:r>
        <w:rPr>
          <w:noProof/>
          <w:webHidden/>
        </w:rPr>
        <w:fldChar w:fldCharType="separate"/>
      </w:r>
      <w:ins w:id="258" w:author="Paul Janssen" w:date="2017-02-13T12:01:00Z">
        <w:r w:rsidR="00FC1EDC">
          <w:rPr>
            <w:noProof/>
            <w:webHidden/>
          </w:rPr>
          <w:t>48</w:t>
        </w:r>
      </w:ins>
      <w:ins w:id="259"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60" w:author="Paul Janssen" w:date="2017-01-29T17:22:00Z"/>
          <w:rFonts w:asciiTheme="minorHAnsi" w:eastAsiaTheme="minorEastAsia" w:hAnsiTheme="minorHAnsi" w:cstheme="minorBidi"/>
          <w:noProof/>
          <w:sz w:val="22"/>
          <w:szCs w:val="22"/>
        </w:rPr>
      </w:pPr>
      <w:ins w:id="26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"_Toc473473899"</w:instrText>
        </w:r>
        <w:r w:rsidRPr="00601931">
          <w:rPr>
            <w:rStyle w:val="Hyperlink"/>
            <w:noProof/>
          </w:rPr>
          <w:instrText xml:space="preserve"> </w:instrText>
        </w:r>
        <w:r w:rsidRPr="00601931">
          <w:rPr>
            <w:rStyle w:val="Hyperlink"/>
            <w:noProof/>
          </w:rPr>
          <w:fldChar w:fldCharType="separate"/>
        </w:r>
        <w:r w:rsidRPr="00601931">
          <w:rPr>
            <w:rStyle w:val="Hyperlink"/>
            <w:noProof/>
          </w:rPr>
          <w:t>5.2.18</w:t>
        </w:r>
        <w:r>
          <w:rPr>
            <w:rFonts w:asciiTheme="minorHAnsi" w:eastAsiaTheme="minorEastAsia" w:hAnsiTheme="minorHAnsi" w:cstheme="minorBidi"/>
            <w:noProof/>
            <w:sz w:val="22"/>
            <w:szCs w:val="22"/>
          </w:rPr>
          <w:tab/>
        </w:r>
        <w:r w:rsidRPr="00601931">
          <w:rPr>
            <w:rStyle w:val="Hyperlink"/>
            <w:noProof/>
          </w:rPr>
          <w:t>Olie-gas-chemicalienpijpleiding.</w:t>
        </w:r>
        <w:r>
          <w:rPr>
            <w:noProof/>
            <w:webHidden/>
          </w:rPr>
          <w:tab/>
        </w:r>
        <w:r>
          <w:rPr>
            <w:noProof/>
            <w:webHidden/>
          </w:rPr>
          <w:fldChar w:fldCharType="begin"/>
        </w:r>
        <w:r>
          <w:rPr>
            <w:noProof/>
            <w:webHidden/>
          </w:rPr>
          <w:instrText xml:space="preserve"> PAGEREF _Toc473473899 \h </w:instrText>
        </w:r>
      </w:ins>
      <w:r>
        <w:rPr>
          <w:noProof/>
          <w:webHidden/>
        </w:rPr>
      </w:r>
      <w:r>
        <w:rPr>
          <w:noProof/>
          <w:webHidden/>
        </w:rPr>
        <w:fldChar w:fldCharType="separate"/>
      </w:r>
      <w:ins w:id="262" w:author="Paul Janssen" w:date="2017-02-13T12:01:00Z">
        <w:r w:rsidR="00FC1EDC">
          <w:rPr>
            <w:noProof/>
            <w:webHidden/>
          </w:rPr>
          <w:t>49</w:t>
        </w:r>
      </w:ins>
      <w:ins w:id="263"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64" w:author="Paul Janssen" w:date="2017-01-29T17:22:00Z"/>
          <w:rFonts w:asciiTheme="minorHAnsi" w:eastAsiaTheme="minorEastAsia" w:hAnsiTheme="minorHAnsi" w:cstheme="minorBidi"/>
          <w:noProof/>
          <w:sz w:val="22"/>
          <w:szCs w:val="22"/>
        </w:rPr>
      </w:pPr>
      <w:ins w:id="26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"_Toc473473900"</w:instrText>
        </w:r>
        <w:r w:rsidRPr="00601931">
          <w:rPr>
            <w:rStyle w:val="Hyperlink"/>
            <w:noProof/>
          </w:rPr>
          <w:instrText xml:space="preserve"> </w:instrText>
        </w:r>
        <w:r w:rsidRPr="00601931">
          <w:rPr>
            <w:rStyle w:val="Hyperlink"/>
            <w:noProof/>
          </w:rPr>
          <w:fldChar w:fldCharType="separate"/>
        </w:r>
        <w:r w:rsidRPr="00601931">
          <w:rPr>
            <w:rStyle w:val="Hyperlink"/>
            <w:noProof/>
          </w:rPr>
          <w:t>5.2.19</w:t>
        </w:r>
        <w:r>
          <w:rPr>
            <w:rFonts w:asciiTheme="minorHAnsi" w:eastAsiaTheme="minorEastAsia" w:hAnsiTheme="minorHAnsi" w:cstheme="minorBidi"/>
            <w:noProof/>
            <w:sz w:val="22"/>
            <w:szCs w:val="22"/>
          </w:rPr>
          <w:tab/>
        </w:r>
        <w:r w:rsidRPr="00601931">
          <w:rPr>
            <w:rStyle w:val="Hyperlink"/>
            <w:noProof/>
          </w:rPr>
          <w:t>Rioolleiding.</w:t>
        </w:r>
        <w:r>
          <w:rPr>
            <w:noProof/>
            <w:webHidden/>
          </w:rPr>
          <w:tab/>
        </w:r>
        <w:r>
          <w:rPr>
            <w:noProof/>
            <w:webHidden/>
          </w:rPr>
          <w:fldChar w:fldCharType="begin"/>
        </w:r>
        <w:r>
          <w:rPr>
            <w:noProof/>
            <w:webHidden/>
          </w:rPr>
          <w:instrText xml:space="preserve"> PAGEREF _Toc473473900 \h </w:instrText>
        </w:r>
      </w:ins>
      <w:r>
        <w:rPr>
          <w:noProof/>
          <w:webHidden/>
        </w:rPr>
      </w:r>
      <w:r>
        <w:rPr>
          <w:noProof/>
          <w:webHidden/>
        </w:rPr>
        <w:fldChar w:fldCharType="separate"/>
      </w:r>
      <w:ins w:id="266" w:author="Paul Janssen" w:date="2017-02-13T12:01:00Z">
        <w:r w:rsidR="00FC1EDC">
          <w:rPr>
            <w:noProof/>
            <w:webHidden/>
          </w:rPr>
          <w:t>50</w:t>
        </w:r>
      </w:ins>
      <w:ins w:id="267"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68" w:author="Paul Janssen" w:date="2017-01-29T17:22:00Z"/>
          <w:rFonts w:asciiTheme="minorHAnsi" w:eastAsiaTheme="minorEastAsia" w:hAnsiTheme="minorHAnsi" w:cstheme="minorBidi"/>
          <w:noProof/>
          <w:sz w:val="22"/>
          <w:szCs w:val="22"/>
        </w:rPr>
      </w:pPr>
      <w:ins w:id="26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"_Toc473473901"</w:instrText>
        </w:r>
        <w:r w:rsidRPr="00601931">
          <w:rPr>
            <w:rStyle w:val="Hyperlink"/>
            <w:noProof/>
          </w:rPr>
          <w:instrText xml:space="preserve"> </w:instrText>
        </w:r>
        <w:r w:rsidRPr="00601931">
          <w:rPr>
            <w:rStyle w:val="Hyperlink"/>
            <w:noProof/>
          </w:rPr>
          <w:fldChar w:fldCharType="separate"/>
        </w:r>
        <w:r w:rsidRPr="00601931">
          <w:rPr>
            <w:rStyle w:val="Hyperlink"/>
            <w:noProof/>
          </w:rPr>
          <w:t>5.2.20</w:t>
        </w:r>
        <w:r>
          <w:rPr>
            <w:rFonts w:asciiTheme="minorHAnsi" w:eastAsiaTheme="minorEastAsia" w:hAnsiTheme="minorHAnsi" w:cstheme="minorBidi"/>
            <w:noProof/>
            <w:sz w:val="22"/>
            <w:szCs w:val="22"/>
          </w:rPr>
          <w:tab/>
        </w:r>
        <w:r w:rsidRPr="00601931">
          <w:rPr>
            <w:rStyle w:val="Hyperlink"/>
            <w:noProof/>
          </w:rPr>
          <w:t>Waterleiding.</w:t>
        </w:r>
        <w:r>
          <w:rPr>
            <w:noProof/>
            <w:webHidden/>
          </w:rPr>
          <w:tab/>
        </w:r>
        <w:r>
          <w:rPr>
            <w:noProof/>
            <w:webHidden/>
          </w:rPr>
          <w:fldChar w:fldCharType="begin"/>
        </w:r>
        <w:r>
          <w:rPr>
            <w:noProof/>
            <w:webHidden/>
          </w:rPr>
          <w:instrText xml:space="preserve"> PAGEREF _Toc473473901 \h </w:instrText>
        </w:r>
      </w:ins>
      <w:r>
        <w:rPr>
          <w:noProof/>
          <w:webHidden/>
        </w:rPr>
      </w:r>
      <w:r>
        <w:rPr>
          <w:noProof/>
          <w:webHidden/>
        </w:rPr>
        <w:fldChar w:fldCharType="separate"/>
      </w:r>
      <w:ins w:id="270" w:author="Paul Janssen" w:date="2017-02-13T12:01:00Z">
        <w:r w:rsidR="00FC1EDC">
          <w:rPr>
            <w:noProof/>
            <w:webHidden/>
          </w:rPr>
          <w:t>51</w:t>
        </w:r>
      </w:ins>
      <w:ins w:id="271"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72" w:author="Paul Janssen" w:date="2017-01-29T17:22:00Z"/>
          <w:rFonts w:asciiTheme="minorHAnsi" w:eastAsiaTheme="minorEastAsia" w:hAnsiTheme="minorHAnsi" w:cstheme="minorBidi"/>
          <w:noProof/>
          <w:sz w:val="22"/>
          <w:szCs w:val="22"/>
        </w:rPr>
      </w:pPr>
      <w:ins w:id="27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"_Toc473473902"</w:instrText>
        </w:r>
        <w:r w:rsidRPr="00601931">
          <w:rPr>
            <w:rStyle w:val="Hyperlink"/>
            <w:noProof/>
          </w:rPr>
          <w:instrText xml:space="preserve"> </w:instrText>
        </w:r>
        <w:r w:rsidRPr="00601931">
          <w:rPr>
            <w:rStyle w:val="Hyperlink"/>
            <w:noProof/>
          </w:rPr>
          <w:fldChar w:fldCharType="separate"/>
        </w:r>
        <w:r w:rsidRPr="00601931">
          <w:rPr>
            <w:rStyle w:val="Hyperlink"/>
            <w:noProof/>
          </w:rPr>
          <w:t>5.2.21</w:t>
        </w:r>
        <w:r>
          <w:rPr>
            <w:rFonts w:asciiTheme="minorHAnsi" w:eastAsiaTheme="minorEastAsia" w:hAnsiTheme="minorHAnsi" w:cstheme="minorBidi"/>
            <w:noProof/>
            <w:sz w:val="22"/>
            <w:szCs w:val="22"/>
          </w:rPr>
          <w:tab/>
        </w:r>
        <w:r w:rsidRPr="00601931">
          <w:rPr>
            <w:rStyle w:val="Hyperlink"/>
            <w:noProof/>
          </w:rPr>
          <w:t>Thermische pijpleiding.</w:t>
        </w:r>
        <w:r>
          <w:rPr>
            <w:noProof/>
            <w:webHidden/>
          </w:rPr>
          <w:tab/>
        </w:r>
        <w:r>
          <w:rPr>
            <w:noProof/>
            <w:webHidden/>
          </w:rPr>
          <w:fldChar w:fldCharType="begin"/>
        </w:r>
        <w:r>
          <w:rPr>
            <w:noProof/>
            <w:webHidden/>
          </w:rPr>
          <w:instrText xml:space="preserve"> PAGEREF _Toc473473902 \h </w:instrText>
        </w:r>
      </w:ins>
      <w:r>
        <w:rPr>
          <w:noProof/>
          <w:webHidden/>
        </w:rPr>
      </w:r>
      <w:r>
        <w:rPr>
          <w:noProof/>
          <w:webHidden/>
        </w:rPr>
        <w:fldChar w:fldCharType="separate"/>
      </w:r>
      <w:ins w:id="274" w:author="Paul Janssen" w:date="2017-02-13T12:01:00Z">
        <w:r w:rsidR="00FC1EDC">
          <w:rPr>
            <w:noProof/>
            <w:webHidden/>
          </w:rPr>
          <w:t>52</w:t>
        </w:r>
      </w:ins>
      <w:ins w:id="275"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76" w:author="Paul Janssen" w:date="2017-01-29T17:22:00Z"/>
          <w:rFonts w:asciiTheme="minorHAnsi" w:eastAsiaTheme="minorEastAsia" w:hAnsiTheme="minorHAnsi" w:cstheme="minorBidi"/>
          <w:noProof/>
          <w:sz w:val="22"/>
          <w:szCs w:val="22"/>
        </w:rPr>
      </w:pPr>
      <w:ins w:id="27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"_Toc473473903"</w:instrText>
        </w:r>
        <w:r w:rsidRPr="00601931">
          <w:rPr>
            <w:rStyle w:val="Hyperlink"/>
            <w:noProof/>
          </w:rPr>
          <w:instrText xml:space="preserve"> </w:instrText>
        </w:r>
        <w:r w:rsidRPr="00601931">
          <w:rPr>
            <w:rStyle w:val="Hyperlink"/>
            <w:noProof/>
          </w:rPr>
          <w:fldChar w:fldCharType="separate"/>
        </w:r>
        <w:r w:rsidRPr="00601931">
          <w:rPr>
            <w:rStyle w:val="Hyperlink"/>
            <w:noProof/>
          </w:rPr>
          <w:t>5.2.22</w:t>
        </w:r>
        <w:r>
          <w:rPr>
            <w:rFonts w:asciiTheme="minorHAnsi" w:eastAsiaTheme="minorEastAsia" w:hAnsiTheme="minorHAnsi" w:cstheme="minorBidi"/>
            <w:noProof/>
            <w:sz w:val="22"/>
            <w:szCs w:val="22"/>
          </w:rPr>
          <w:tab/>
        </w:r>
        <w:r w:rsidRPr="00601931">
          <w:rPr>
            <w:rStyle w:val="Hyperlink"/>
            <w:noProof/>
            <w:highlight w:val="yellow"/>
          </w:rPr>
          <w:t>Overig en Weesleiding.</w:t>
        </w:r>
        <w:r>
          <w:rPr>
            <w:noProof/>
            <w:webHidden/>
          </w:rPr>
          <w:tab/>
        </w:r>
        <w:r>
          <w:rPr>
            <w:noProof/>
            <w:webHidden/>
          </w:rPr>
          <w:fldChar w:fldCharType="begin"/>
        </w:r>
        <w:r>
          <w:rPr>
            <w:noProof/>
            <w:webHidden/>
          </w:rPr>
          <w:instrText xml:space="preserve"> PAGEREF _Toc473473903 \h </w:instrText>
        </w:r>
      </w:ins>
      <w:r>
        <w:rPr>
          <w:noProof/>
          <w:webHidden/>
        </w:rPr>
      </w:r>
      <w:r>
        <w:rPr>
          <w:noProof/>
          <w:webHidden/>
        </w:rPr>
        <w:fldChar w:fldCharType="separate"/>
      </w:r>
      <w:ins w:id="278" w:author="Paul Janssen" w:date="2017-02-13T12:01:00Z">
        <w:r w:rsidR="00FC1EDC">
          <w:rPr>
            <w:noProof/>
            <w:webHidden/>
          </w:rPr>
          <w:t>53</w:t>
        </w:r>
      </w:ins>
      <w:ins w:id="279"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80" w:author="Paul Janssen" w:date="2017-01-29T17:22:00Z"/>
          <w:rFonts w:asciiTheme="minorHAnsi" w:eastAsiaTheme="minorEastAsia" w:hAnsiTheme="minorHAnsi" w:cstheme="minorBidi"/>
          <w:noProof/>
          <w:sz w:val="22"/>
          <w:szCs w:val="22"/>
        </w:rPr>
      </w:pPr>
      <w:ins w:id="28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"_Toc473473904"</w:instrText>
        </w:r>
        <w:r w:rsidRPr="00601931">
          <w:rPr>
            <w:rStyle w:val="Hyperlink"/>
            <w:noProof/>
          </w:rPr>
          <w:instrText xml:space="preserve"> </w:instrText>
        </w:r>
        <w:r w:rsidRPr="00601931">
          <w:rPr>
            <w:rStyle w:val="Hyperlink"/>
            <w:noProof/>
          </w:rPr>
          <w:fldChar w:fldCharType="separate"/>
        </w:r>
        <w:r w:rsidRPr="00601931">
          <w:rPr>
            <w:rStyle w:val="Hyperlink"/>
            <w:noProof/>
          </w:rPr>
          <w:t>5.2.23</w:t>
        </w:r>
        <w:r>
          <w:rPr>
            <w:rFonts w:asciiTheme="minorHAnsi" w:eastAsiaTheme="minorEastAsia" w:hAnsiTheme="minorHAnsi" w:cstheme="minorBidi"/>
            <w:noProof/>
            <w:sz w:val="22"/>
            <w:szCs w:val="22"/>
          </w:rPr>
          <w:tab/>
        </w:r>
        <w:r w:rsidRPr="00601931">
          <w:rPr>
            <w:rStyle w:val="Hyperlink"/>
            <w:noProof/>
          </w:rPr>
          <w:t>Leidingelementen per type net (thema).</w:t>
        </w:r>
        <w:r>
          <w:rPr>
            <w:noProof/>
            <w:webHidden/>
          </w:rPr>
          <w:tab/>
        </w:r>
        <w:r>
          <w:rPr>
            <w:noProof/>
            <w:webHidden/>
          </w:rPr>
          <w:fldChar w:fldCharType="begin"/>
        </w:r>
        <w:r>
          <w:rPr>
            <w:noProof/>
            <w:webHidden/>
          </w:rPr>
          <w:instrText xml:space="preserve"> PAGEREF _Toc473473904 \h </w:instrText>
        </w:r>
      </w:ins>
      <w:r>
        <w:rPr>
          <w:noProof/>
          <w:webHidden/>
        </w:rPr>
      </w:r>
      <w:r>
        <w:rPr>
          <w:noProof/>
          <w:webHidden/>
        </w:rPr>
        <w:fldChar w:fldCharType="separate"/>
      </w:r>
      <w:ins w:id="282" w:author="Paul Janssen" w:date="2017-02-13T12:01:00Z">
        <w:r w:rsidR="00FC1EDC">
          <w:rPr>
            <w:noProof/>
            <w:webHidden/>
          </w:rPr>
          <w:t>54</w:t>
        </w:r>
      </w:ins>
      <w:ins w:id="283"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84" w:author="Paul Janssen" w:date="2017-01-29T17:22:00Z"/>
          <w:rFonts w:asciiTheme="minorHAnsi" w:eastAsiaTheme="minorEastAsia" w:hAnsiTheme="minorHAnsi" w:cstheme="minorBidi"/>
          <w:noProof/>
          <w:sz w:val="22"/>
          <w:szCs w:val="22"/>
        </w:rPr>
      </w:pPr>
      <w:ins w:id="28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"_Toc473473905"</w:instrText>
        </w:r>
        <w:r w:rsidRPr="00601931">
          <w:rPr>
            <w:rStyle w:val="Hyperlink"/>
            <w:noProof/>
          </w:rPr>
          <w:instrText xml:space="preserve"> </w:instrText>
        </w:r>
        <w:r w:rsidRPr="00601931">
          <w:rPr>
            <w:rStyle w:val="Hyperlink"/>
            <w:noProof/>
          </w:rPr>
          <w:fldChar w:fldCharType="separate"/>
        </w:r>
        <w:r w:rsidRPr="00601931">
          <w:rPr>
            <w:rStyle w:val="Hyperlink"/>
            <w:noProof/>
          </w:rPr>
          <w:t>5.2.24</w:t>
        </w:r>
        <w:r>
          <w:rPr>
            <w:rFonts w:asciiTheme="minorHAnsi" w:eastAsiaTheme="minorEastAsia" w:hAnsiTheme="minorHAnsi" w:cstheme="minorBidi"/>
            <w:noProof/>
            <w:sz w:val="22"/>
            <w:szCs w:val="22"/>
          </w:rPr>
          <w:tab/>
        </w:r>
        <w:r w:rsidRPr="00601931">
          <w:rPr>
            <w:rStyle w:val="Hyperlink"/>
            <w:noProof/>
            <w:highlight w:val="yellow"/>
          </w:rPr>
          <w:t>WION – Uitleveren van gebiedsinformatie</w:t>
        </w:r>
        <w:r w:rsidRPr="00601931">
          <w:rPr>
            <w:rStyle w:val="Hyperlink"/>
            <w:noProof/>
          </w:rPr>
          <w:t>.</w:t>
        </w:r>
        <w:r>
          <w:rPr>
            <w:noProof/>
            <w:webHidden/>
          </w:rPr>
          <w:tab/>
        </w:r>
        <w:r>
          <w:rPr>
            <w:noProof/>
            <w:webHidden/>
          </w:rPr>
          <w:fldChar w:fldCharType="begin"/>
        </w:r>
        <w:r>
          <w:rPr>
            <w:noProof/>
            <w:webHidden/>
          </w:rPr>
          <w:instrText xml:space="preserve"> PAGEREF _Toc473473905 \h </w:instrText>
        </w:r>
      </w:ins>
      <w:r>
        <w:rPr>
          <w:noProof/>
          <w:webHidden/>
        </w:rPr>
      </w:r>
      <w:r>
        <w:rPr>
          <w:noProof/>
          <w:webHidden/>
        </w:rPr>
        <w:fldChar w:fldCharType="separate"/>
      </w:r>
      <w:ins w:id="286" w:author="Paul Janssen" w:date="2017-02-13T12:01:00Z">
        <w:r w:rsidR="00FC1EDC">
          <w:rPr>
            <w:noProof/>
            <w:webHidden/>
          </w:rPr>
          <w:t>55</w:t>
        </w:r>
      </w:ins>
      <w:ins w:id="287"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88" w:author="Paul Janssen" w:date="2017-01-29T17:22:00Z"/>
          <w:rFonts w:asciiTheme="minorHAnsi" w:eastAsiaTheme="minorEastAsia" w:hAnsiTheme="minorHAnsi" w:cstheme="minorBidi"/>
          <w:noProof/>
          <w:sz w:val="22"/>
          <w:szCs w:val="22"/>
        </w:rPr>
      </w:pPr>
      <w:ins w:id="28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"_Toc473473907"</w:instrText>
        </w:r>
        <w:r w:rsidRPr="00601931">
          <w:rPr>
            <w:rStyle w:val="Hyperlink"/>
            <w:noProof/>
          </w:rPr>
          <w:instrText xml:space="preserve"> </w:instrText>
        </w:r>
        <w:r w:rsidRPr="00601931">
          <w:rPr>
            <w:rStyle w:val="Hyperlink"/>
            <w:noProof/>
          </w:rPr>
          <w:fldChar w:fldCharType="separate"/>
        </w:r>
        <w:r w:rsidRPr="00601931">
          <w:rPr>
            <w:rStyle w:val="Hyperlink"/>
            <w:noProof/>
          </w:rPr>
          <w:t>5.2.25</w:t>
        </w:r>
        <w:r>
          <w:rPr>
            <w:rFonts w:asciiTheme="minorHAnsi" w:eastAsiaTheme="minorEastAsia" w:hAnsiTheme="minorHAnsi" w:cstheme="minorBidi"/>
            <w:noProof/>
            <w:sz w:val="22"/>
            <w:szCs w:val="22"/>
          </w:rPr>
          <w:tab/>
        </w:r>
        <w:r w:rsidRPr="00601931">
          <w:rPr>
            <w:rStyle w:val="Hyperlink"/>
            <w:noProof/>
          </w:rPr>
          <w:t>Identifier management.</w:t>
        </w:r>
        <w:r>
          <w:rPr>
            <w:noProof/>
            <w:webHidden/>
          </w:rPr>
          <w:tab/>
        </w:r>
        <w:r>
          <w:rPr>
            <w:noProof/>
            <w:webHidden/>
          </w:rPr>
          <w:fldChar w:fldCharType="begin"/>
        </w:r>
        <w:r>
          <w:rPr>
            <w:noProof/>
            <w:webHidden/>
          </w:rPr>
          <w:instrText xml:space="preserve"> PAGEREF _Toc473473907 \h </w:instrText>
        </w:r>
      </w:ins>
      <w:r>
        <w:rPr>
          <w:noProof/>
          <w:webHidden/>
        </w:rPr>
      </w:r>
      <w:r>
        <w:rPr>
          <w:noProof/>
          <w:webHidden/>
        </w:rPr>
        <w:fldChar w:fldCharType="separate"/>
      </w:r>
      <w:ins w:id="290" w:author="Paul Janssen" w:date="2017-02-13T12:01:00Z">
        <w:r w:rsidR="00FC1EDC">
          <w:rPr>
            <w:noProof/>
            <w:webHidden/>
          </w:rPr>
          <w:t>58</w:t>
        </w:r>
      </w:ins>
      <w:ins w:id="291"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92" w:author="Paul Janssen" w:date="2017-01-29T17:22:00Z"/>
          <w:rFonts w:asciiTheme="minorHAnsi" w:eastAsiaTheme="minorEastAsia" w:hAnsiTheme="minorHAnsi" w:cstheme="minorBidi"/>
          <w:noProof/>
          <w:sz w:val="22"/>
          <w:szCs w:val="22"/>
        </w:rPr>
      </w:pPr>
      <w:ins w:id="29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"_Toc473473908"</w:instrText>
        </w:r>
        <w:r w:rsidRPr="00601931">
          <w:rPr>
            <w:rStyle w:val="Hyperlink"/>
            <w:noProof/>
          </w:rPr>
          <w:instrText xml:space="preserve"> </w:instrText>
        </w:r>
        <w:r w:rsidRPr="00601931">
          <w:rPr>
            <w:rStyle w:val="Hyperlink"/>
            <w:noProof/>
          </w:rPr>
          <w:fldChar w:fldCharType="separate"/>
        </w:r>
        <w:r w:rsidRPr="00601931">
          <w:rPr>
            <w:rStyle w:val="Hyperlink"/>
            <w:noProof/>
          </w:rPr>
          <w:t>5.2.26</w:t>
        </w:r>
        <w:r>
          <w:rPr>
            <w:rFonts w:asciiTheme="minorHAnsi" w:eastAsiaTheme="minorEastAsia" w:hAnsiTheme="minorHAnsi" w:cstheme="minorBidi"/>
            <w:noProof/>
            <w:sz w:val="22"/>
            <w:szCs w:val="22"/>
          </w:rPr>
          <w:tab/>
        </w:r>
        <w:r w:rsidRPr="00601931">
          <w:rPr>
            <w:rStyle w:val="Hyperlink"/>
            <w:noProof/>
          </w:rPr>
          <w:t>Tijd representatie en temporeel model.</w:t>
        </w:r>
        <w:r>
          <w:rPr>
            <w:noProof/>
            <w:webHidden/>
          </w:rPr>
          <w:tab/>
        </w:r>
        <w:r>
          <w:rPr>
            <w:noProof/>
            <w:webHidden/>
          </w:rPr>
          <w:fldChar w:fldCharType="begin"/>
        </w:r>
        <w:r>
          <w:rPr>
            <w:noProof/>
            <w:webHidden/>
          </w:rPr>
          <w:instrText xml:space="preserve"> PAGEREF _Toc473473908 \h </w:instrText>
        </w:r>
      </w:ins>
      <w:r>
        <w:rPr>
          <w:noProof/>
          <w:webHidden/>
        </w:rPr>
      </w:r>
      <w:r>
        <w:rPr>
          <w:noProof/>
          <w:webHidden/>
        </w:rPr>
        <w:fldChar w:fldCharType="separate"/>
      </w:r>
      <w:ins w:id="294" w:author="Paul Janssen" w:date="2017-02-13T12:01:00Z">
        <w:r w:rsidR="00FC1EDC">
          <w:rPr>
            <w:noProof/>
            <w:webHidden/>
          </w:rPr>
          <w:t>59</w:t>
        </w:r>
      </w:ins>
      <w:ins w:id="295"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96" w:author="Paul Janssen" w:date="2017-01-29T17:22:00Z"/>
          <w:rFonts w:asciiTheme="minorHAnsi" w:eastAsiaTheme="minorEastAsia" w:hAnsiTheme="minorHAnsi" w:cstheme="minorBidi"/>
          <w:sz w:val="22"/>
          <w:szCs w:val="22"/>
        </w:rPr>
      </w:pPr>
      <w:ins w:id="297" w:author="Paul Janssen" w:date="2017-01-29T17:22:00Z">
        <w:r w:rsidRPr="00601931">
          <w:rPr>
            <w:rStyle w:val="Hyperlink"/>
          </w:rPr>
          <w:fldChar w:fldCharType="begin"/>
        </w:r>
        <w:r w:rsidRPr="00601931">
          <w:rPr>
            <w:rStyle w:val="Hyperlink"/>
          </w:rPr>
          <w:instrText xml:space="preserve"> </w:instrText>
        </w:r>
        <w:r>
          <w:instrText>HYPERLINK \l "_Toc473473909"</w:instrText>
        </w:r>
        <w:r w:rsidRPr="00601931">
          <w:rPr>
            <w:rStyle w:val="Hyperlink"/>
          </w:rPr>
          <w:instrText xml:space="preserve"> </w:instrText>
        </w:r>
        <w:r w:rsidRPr="00601931">
          <w:rPr>
            <w:rStyle w:val="Hyperlink"/>
          </w:rPr>
          <w:fldChar w:fldCharType="separate"/>
        </w:r>
        <w:r w:rsidRPr="00601931">
          <w:rPr>
            <w:rStyle w:val="Hyperlink"/>
          </w:rPr>
          <w:t>5.3</w:t>
        </w:r>
        <w:r>
          <w:rPr>
            <w:rFonts w:asciiTheme="minorHAnsi" w:eastAsiaTheme="minorEastAsia" w:hAnsiTheme="minorHAnsi" w:cstheme="minorBidi"/>
            <w:sz w:val="22"/>
            <w:szCs w:val="22"/>
          </w:rPr>
          <w:tab/>
        </w:r>
        <w:r w:rsidRPr="00601931">
          <w:rPr>
            <w:rStyle w:val="Hyperlink"/>
          </w:rPr>
          <w:t>Andere toepassingen van IMKL2015.</w:t>
        </w:r>
        <w:r>
          <w:rPr>
            <w:webHidden/>
          </w:rPr>
          <w:tab/>
        </w:r>
        <w:r>
          <w:rPr>
            <w:webHidden/>
          </w:rPr>
          <w:fldChar w:fldCharType="begin"/>
        </w:r>
        <w:r>
          <w:rPr>
            <w:webHidden/>
          </w:rPr>
          <w:instrText xml:space="preserve"> PAGEREF _Toc473473909 \h </w:instrText>
        </w:r>
      </w:ins>
      <w:r>
        <w:rPr>
          <w:webHidden/>
        </w:rPr>
      </w:r>
      <w:r>
        <w:rPr>
          <w:webHidden/>
        </w:rPr>
        <w:fldChar w:fldCharType="separate"/>
      </w:r>
      <w:ins w:id="298" w:author="Paul Janssen" w:date="2017-02-13T12:01:00Z">
        <w:r w:rsidR="00FC1EDC">
          <w:rPr>
            <w:webHidden/>
          </w:rPr>
          <w:t>61</w:t>
        </w:r>
      </w:ins>
      <w:ins w:id="299" w:author="Paul Janssen" w:date="2017-01-29T17:22:00Z">
        <w:r>
          <w:rPr>
            <w:webHidden/>
          </w:rPr>
          <w:fldChar w:fldCharType="end"/>
        </w:r>
        <w:r w:rsidRPr="00601931">
          <w:rPr>
            <w:rStyle w:val="Hyperlink"/>
          </w:rPr>
          <w:fldChar w:fldCharType="end"/>
        </w:r>
      </w:ins>
    </w:p>
    <w:p w:rsidR="0064486E" w:rsidRDefault="0064486E">
      <w:pPr>
        <w:pStyle w:val="Inhopg3"/>
        <w:rPr>
          <w:ins w:id="300" w:author="Paul Janssen" w:date="2017-01-29T17:22:00Z"/>
          <w:rFonts w:asciiTheme="minorHAnsi" w:eastAsiaTheme="minorEastAsia" w:hAnsiTheme="minorHAnsi" w:cstheme="minorBidi"/>
          <w:noProof/>
          <w:sz w:val="22"/>
          <w:szCs w:val="22"/>
        </w:rPr>
      </w:pPr>
      <w:ins w:id="30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"_Toc473473910"</w:instrText>
        </w:r>
        <w:r w:rsidRPr="00601931">
          <w:rPr>
            <w:rStyle w:val="Hyperlink"/>
            <w:noProof/>
          </w:rPr>
          <w:instrText xml:space="preserve"> </w:instrText>
        </w:r>
        <w:r w:rsidRPr="00601931">
          <w:rPr>
            <w:rStyle w:val="Hyperlink"/>
            <w:noProof/>
          </w:rPr>
          <w:fldChar w:fldCharType="separate"/>
        </w:r>
        <w:r w:rsidRPr="00601931">
          <w:rPr>
            <w:rStyle w:val="Hyperlink"/>
            <w:noProof/>
          </w:rPr>
          <w:t>5.3.1</w:t>
        </w:r>
        <w:r>
          <w:rPr>
            <w:rFonts w:asciiTheme="minorHAnsi" w:eastAsiaTheme="minorEastAsia" w:hAnsiTheme="minorHAnsi" w:cstheme="minorBidi"/>
            <w:noProof/>
            <w:sz w:val="22"/>
            <w:szCs w:val="22"/>
          </w:rPr>
          <w:tab/>
        </w:r>
        <w:r w:rsidRPr="00601931">
          <w:rPr>
            <w:rStyle w:val="Hyperlink"/>
            <w:noProof/>
          </w:rPr>
          <w:t>UML - EC61 overzicht.</w:t>
        </w:r>
        <w:r>
          <w:rPr>
            <w:noProof/>
            <w:webHidden/>
          </w:rPr>
          <w:tab/>
        </w:r>
        <w:r>
          <w:rPr>
            <w:noProof/>
            <w:webHidden/>
          </w:rPr>
          <w:fldChar w:fldCharType="begin"/>
        </w:r>
        <w:r>
          <w:rPr>
            <w:noProof/>
            <w:webHidden/>
          </w:rPr>
          <w:instrText xml:space="preserve"> PAGEREF _Toc473473910 \h </w:instrText>
        </w:r>
      </w:ins>
      <w:r>
        <w:rPr>
          <w:noProof/>
          <w:webHidden/>
        </w:rPr>
      </w:r>
      <w:r>
        <w:rPr>
          <w:noProof/>
          <w:webHidden/>
        </w:rPr>
        <w:fldChar w:fldCharType="separate"/>
      </w:r>
      <w:ins w:id="302" w:author="Paul Janssen" w:date="2017-02-13T12:01:00Z">
        <w:r w:rsidR="00FC1EDC">
          <w:rPr>
            <w:noProof/>
            <w:webHidden/>
          </w:rPr>
          <w:t>62</w:t>
        </w:r>
      </w:ins>
      <w:ins w:id="303"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04" w:author="Paul Janssen" w:date="2017-01-29T17:22:00Z"/>
          <w:rFonts w:asciiTheme="minorHAnsi" w:eastAsiaTheme="minorEastAsia" w:hAnsiTheme="minorHAnsi" w:cstheme="minorBidi"/>
          <w:noProof/>
          <w:sz w:val="22"/>
          <w:szCs w:val="22"/>
        </w:rPr>
      </w:pPr>
      <w:ins w:id="30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"_Toc473473911"</w:instrText>
        </w:r>
        <w:r w:rsidRPr="00601931">
          <w:rPr>
            <w:rStyle w:val="Hyperlink"/>
            <w:noProof/>
          </w:rPr>
          <w:instrText xml:space="preserve"> </w:instrText>
        </w:r>
        <w:r w:rsidRPr="00601931">
          <w:rPr>
            <w:rStyle w:val="Hyperlink"/>
            <w:noProof/>
          </w:rPr>
          <w:fldChar w:fldCharType="separate"/>
        </w:r>
        <w:r w:rsidRPr="00601931">
          <w:rPr>
            <w:rStyle w:val="Hyperlink"/>
            <w:noProof/>
          </w:rPr>
          <w:t>5.3.2</w:t>
        </w:r>
        <w:r>
          <w:rPr>
            <w:rFonts w:asciiTheme="minorHAnsi" w:eastAsiaTheme="minorEastAsia" w:hAnsiTheme="minorHAnsi" w:cstheme="minorBidi"/>
            <w:noProof/>
            <w:sz w:val="22"/>
            <w:szCs w:val="22"/>
          </w:rPr>
          <w:tab/>
        </w:r>
        <w:r w:rsidRPr="00601931">
          <w:rPr>
            <w:rStyle w:val="Hyperlink"/>
            <w:noProof/>
          </w:rPr>
          <w:t>UML - Buisleidingen Risicoregister overzicht.</w:t>
        </w:r>
        <w:r>
          <w:rPr>
            <w:noProof/>
            <w:webHidden/>
          </w:rPr>
          <w:tab/>
        </w:r>
        <w:r>
          <w:rPr>
            <w:noProof/>
            <w:webHidden/>
          </w:rPr>
          <w:fldChar w:fldCharType="begin"/>
        </w:r>
        <w:r>
          <w:rPr>
            <w:noProof/>
            <w:webHidden/>
          </w:rPr>
          <w:instrText xml:space="preserve"> PAGEREF _Toc473473911 \h </w:instrText>
        </w:r>
      </w:ins>
      <w:r>
        <w:rPr>
          <w:noProof/>
          <w:webHidden/>
        </w:rPr>
      </w:r>
      <w:r>
        <w:rPr>
          <w:noProof/>
          <w:webHidden/>
        </w:rPr>
        <w:fldChar w:fldCharType="separate"/>
      </w:r>
      <w:ins w:id="306" w:author="Paul Janssen" w:date="2017-02-13T12:01:00Z">
        <w:r w:rsidR="00FC1EDC">
          <w:rPr>
            <w:noProof/>
            <w:webHidden/>
          </w:rPr>
          <w:t>64</w:t>
        </w:r>
      </w:ins>
      <w:ins w:id="307"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08" w:author="Paul Janssen" w:date="2017-01-29T17:22:00Z"/>
          <w:rFonts w:asciiTheme="minorHAnsi" w:eastAsiaTheme="minorEastAsia" w:hAnsiTheme="minorHAnsi" w:cstheme="minorBidi"/>
          <w:noProof/>
          <w:sz w:val="22"/>
          <w:szCs w:val="22"/>
        </w:rPr>
      </w:pPr>
      <w:ins w:id="30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"_Toc473473912"</w:instrText>
        </w:r>
        <w:r w:rsidRPr="00601931">
          <w:rPr>
            <w:rStyle w:val="Hyperlink"/>
            <w:noProof/>
          </w:rPr>
          <w:instrText xml:space="preserve"> </w:instrText>
        </w:r>
        <w:r w:rsidRPr="00601931">
          <w:rPr>
            <w:rStyle w:val="Hyperlink"/>
            <w:noProof/>
          </w:rPr>
          <w:fldChar w:fldCharType="separate"/>
        </w:r>
        <w:r>
          <w:rPr>
            <w:rFonts w:asciiTheme="minorHAnsi" w:eastAsiaTheme="minorEastAsia" w:hAnsiTheme="minorHAnsi" w:cstheme="minorBidi"/>
            <w:noProof/>
            <w:sz w:val="22"/>
            <w:szCs w:val="22"/>
          </w:rPr>
          <w:tab/>
        </w:r>
        <w:r w:rsidRPr="00601931">
          <w:rPr>
            <w:rStyle w:val="Hyperlink"/>
            <w:noProof/>
          </w:rPr>
          <w:t>UML - Stedelijk water overzicht.</w:t>
        </w:r>
        <w:r>
          <w:rPr>
            <w:noProof/>
            <w:webHidden/>
          </w:rPr>
          <w:tab/>
        </w:r>
        <w:r>
          <w:rPr>
            <w:noProof/>
            <w:webHidden/>
          </w:rPr>
          <w:fldChar w:fldCharType="begin"/>
        </w:r>
        <w:r>
          <w:rPr>
            <w:noProof/>
            <w:webHidden/>
          </w:rPr>
          <w:instrText xml:space="preserve"> PAGEREF _Toc473473912 \h </w:instrText>
        </w:r>
      </w:ins>
      <w:r>
        <w:rPr>
          <w:noProof/>
          <w:webHidden/>
        </w:rPr>
      </w:r>
      <w:r>
        <w:rPr>
          <w:noProof/>
          <w:webHidden/>
        </w:rPr>
        <w:fldChar w:fldCharType="separate"/>
      </w:r>
      <w:ins w:id="310" w:author="Paul Janssen" w:date="2017-02-13T12:01:00Z">
        <w:r w:rsidR="00FC1EDC">
          <w:rPr>
            <w:noProof/>
            <w:webHidden/>
          </w:rPr>
          <w:t>66</w:t>
        </w:r>
      </w:ins>
      <w:ins w:id="311"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12" w:author="Paul Janssen" w:date="2017-01-29T17:22:00Z"/>
          <w:rFonts w:asciiTheme="minorHAnsi" w:eastAsiaTheme="minorEastAsia" w:hAnsiTheme="minorHAnsi" w:cstheme="minorBidi"/>
          <w:noProof/>
          <w:sz w:val="22"/>
          <w:szCs w:val="22"/>
        </w:rPr>
      </w:pPr>
      <w:ins w:id="31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"_Toc473473915"</w:instrText>
        </w:r>
        <w:r w:rsidRPr="00601931">
          <w:rPr>
            <w:rStyle w:val="Hyperlink"/>
            <w:noProof/>
          </w:rPr>
          <w:instrText xml:space="preserve"> </w:instrText>
        </w:r>
        <w:r w:rsidRPr="00601931">
          <w:rPr>
            <w:rStyle w:val="Hyperlink"/>
            <w:noProof/>
          </w:rPr>
          <w:fldChar w:fldCharType="separate"/>
        </w:r>
        <w:r w:rsidRPr="00601931">
          <w:rPr>
            <w:rStyle w:val="Hyperlink"/>
            <w:noProof/>
          </w:rPr>
          <w:t>5.3.3</w:t>
        </w:r>
        <w:r>
          <w:rPr>
            <w:noProof/>
            <w:webHidden/>
          </w:rPr>
          <w:tab/>
        </w:r>
        <w:r>
          <w:rPr>
            <w:noProof/>
            <w:webHidden/>
          </w:rPr>
          <w:fldChar w:fldCharType="begin"/>
        </w:r>
        <w:r>
          <w:rPr>
            <w:noProof/>
            <w:webHidden/>
          </w:rPr>
          <w:instrText xml:space="preserve"> PAGEREF _Toc473473915 \h </w:instrText>
        </w:r>
      </w:ins>
      <w:r>
        <w:rPr>
          <w:noProof/>
          <w:webHidden/>
        </w:rPr>
      </w:r>
      <w:r>
        <w:rPr>
          <w:noProof/>
          <w:webHidden/>
        </w:rPr>
        <w:fldChar w:fldCharType="separate"/>
      </w:r>
      <w:ins w:id="314" w:author="Paul Janssen" w:date="2017-02-13T12:01:00Z">
        <w:r w:rsidR="00FC1EDC">
          <w:rPr>
            <w:noProof/>
            <w:webHidden/>
          </w:rPr>
          <w:t>66</w:t>
        </w:r>
      </w:ins>
      <w:ins w:id="315" w:author="Paul Janssen" w:date="2017-01-29T17:22:00Z">
        <w:r>
          <w:rPr>
            <w:noProof/>
            <w:webHidden/>
          </w:rPr>
          <w:fldChar w:fldCharType="end"/>
        </w:r>
        <w:r w:rsidRPr="00601931">
          <w:rPr>
            <w:rStyle w:val="Hyperlink"/>
            <w:noProof/>
          </w:rPr>
          <w:fldChar w:fldCharType="end"/>
        </w:r>
      </w:ins>
    </w:p>
    <w:p w:rsidR="0064486E" w:rsidRDefault="0064486E">
      <w:pPr>
        <w:pStyle w:val="Inhopg2"/>
        <w:rPr>
          <w:ins w:id="316" w:author="Paul Janssen" w:date="2017-01-29T17:22:00Z"/>
          <w:rFonts w:asciiTheme="minorHAnsi" w:eastAsiaTheme="minorEastAsia" w:hAnsiTheme="minorHAnsi" w:cstheme="minorBidi"/>
          <w:sz w:val="22"/>
          <w:szCs w:val="22"/>
        </w:rPr>
      </w:pPr>
      <w:ins w:id="317" w:author="Paul Janssen" w:date="2017-01-29T17:22:00Z">
        <w:r w:rsidRPr="00601931">
          <w:rPr>
            <w:rStyle w:val="Hyperlink"/>
          </w:rPr>
          <w:fldChar w:fldCharType="begin"/>
        </w:r>
        <w:r w:rsidRPr="00601931">
          <w:rPr>
            <w:rStyle w:val="Hyperlink"/>
          </w:rPr>
          <w:instrText xml:space="preserve"> </w:instrText>
        </w:r>
        <w:r>
          <w:instrText>HYPERLINK \l "_Toc473473916"</w:instrText>
        </w:r>
        <w:r w:rsidRPr="00601931">
          <w:rPr>
            <w:rStyle w:val="Hyperlink"/>
          </w:rPr>
          <w:instrText xml:space="preserve"> </w:instrText>
        </w:r>
        <w:r w:rsidRPr="00601931">
          <w:rPr>
            <w:rStyle w:val="Hyperlink"/>
          </w:rPr>
          <w:fldChar w:fldCharType="separate"/>
        </w:r>
        <w:r w:rsidRPr="00601931">
          <w:rPr>
            <w:rStyle w:val="Hyperlink"/>
          </w:rPr>
          <w:t>5.4</w:t>
        </w:r>
        <w:r>
          <w:rPr>
            <w:rFonts w:asciiTheme="minorHAnsi" w:eastAsiaTheme="minorEastAsia" w:hAnsiTheme="minorHAnsi" w:cstheme="minorBidi"/>
            <w:sz w:val="22"/>
            <w:szCs w:val="22"/>
          </w:rPr>
          <w:tab/>
        </w:r>
        <w:r w:rsidRPr="00601931">
          <w:rPr>
            <w:rStyle w:val="Hyperlink"/>
          </w:rPr>
          <w:t>Objectcatalogus.</w:t>
        </w:r>
        <w:r>
          <w:rPr>
            <w:webHidden/>
          </w:rPr>
          <w:tab/>
        </w:r>
        <w:r>
          <w:rPr>
            <w:webHidden/>
          </w:rPr>
          <w:fldChar w:fldCharType="begin"/>
        </w:r>
        <w:r>
          <w:rPr>
            <w:webHidden/>
          </w:rPr>
          <w:instrText xml:space="preserve"> PAGEREF _Toc473473916 \h </w:instrText>
        </w:r>
      </w:ins>
      <w:r>
        <w:rPr>
          <w:webHidden/>
        </w:rPr>
      </w:r>
      <w:r>
        <w:rPr>
          <w:webHidden/>
        </w:rPr>
        <w:fldChar w:fldCharType="separate"/>
      </w:r>
      <w:ins w:id="318" w:author="Paul Janssen" w:date="2017-02-13T12:01:00Z">
        <w:r w:rsidR="00FC1EDC">
          <w:rPr>
            <w:webHidden/>
          </w:rPr>
          <w:t>68</w:t>
        </w:r>
      </w:ins>
      <w:ins w:id="319" w:author="Paul Janssen" w:date="2017-01-29T17:22:00Z">
        <w:r>
          <w:rPr>
            <w:webHidden/>
          </w:rPr>
          <w:fldChar w:fldCharType="end"/>
        </w:r>
        <w:r w:rsidRPr="00601931">
          <w:rPr>
            <w:rStyle w:val="Hyperlink"/>
          </w:rPr>
          <w:fldChar w:fldCharType="end"/>
        </w:r>
      </w:ins>
    </w:p>
    <w:p w:rsidR="0064486E" w:rsidRDefault="0064486E">
      <w:pPr>
        <w:pStyle w:val="Inhopg3"/>
        <w:rPr>
          <w:ins w:id="320" w:author="Paul Janssen" w:date="2017-01-29T17:22:00Z"/>
          <w:rFonts w:asciiTheme="minorHAnsi" w:eastAsiaTheme="minorEastAsia" w:hAnsiTheme="minorHAnsi" w:cstheme="minorBidi"/>
          <w:noProof/>
          <w:sz w:val="22"/>
          <w:szCs w:val="22"/>
        </w:rPr>
      </w:pPr>
      <w:ins w:id="32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"_Toc473473917"</w:instrText>
        </w:r>
        <w:r w:rsidRPr="00601931">
          <w:rPr>
            <w:rStyle w:val="Hyperlink"/>
            <w:noProof/>
          </w:rPr>
          <w:instrText xml:space="preserve"> </w:instrText>
        </w:r>
        <w:r w:rsidRPr="00601931">
          <w:rPr>
            <w:rStyle w:val="Hyperlink"/>
            <w:noProof/>
          </w:rPr>
          <w:fldChar w:fldCharType="separate"/>
        </w:r>
        <w:r w:rsidRPr="00601931">
          <w:rPr>
            <w:rStyle w:val="Hyperlink"/>
            <w:noProof/>
          </w:rPr>
          <w:t>5.4.1</w:t>
        </w:r>
        <w:r>
          <w:rPr>
            <w:rFonts w:asciiTheme="minorHAnsi" w:eastAsiaTheme="minorEastAsia" w:hAnsiTheme="minorHAnsi" w:cstheme="minorBidi"/>
            <w:noProof/>
            <w:sz w:val="22"/>
            <w:szCs w:val="22"/>
          </w:rPr>
          <w:tab/>
        </w:r>
        <w:r w:rsidRPr="00601931">
          <w:rPr>
            <w:rStyle w:val="Hyperlink"/>
            <w:noProof/>
          </w:rPr>
          <w:t>Geografische objecten.</w:t>
        </w:r>
        <w:r>
          <w:rPr>
            <w:noProof/>
            <w:webHidden/>
          </w:rPr>
          <w:tab/>
        </w:r>
        <w:r>
          <w:rPr>
            <w:noProof/>
            <w:webHidden/>
          </w:rPr>
          <w:fldChar w:fldCharType="begin"/>
        </w:r>
        <w:r>
          <w:rPr>
            <w:noProof/>
            <w:webHidden/>
          </w:rPr>
          <w:instrText xml:space="preserve"> PAGEREF _Toc473473917 \h </w:instrText>
        </w:r>
      </w:ins>
      <w:r>
        <w:rPr>
          <w:noProof/>
          <w:webHidden/>
        </w:rPr>
      </w:r>
      <w:r>
        <w:rPr>
          <w:noProof/>
          <w:webHidden/>
        </w:rPr>
        <w:fldChar w:fldCharType="separate"/>
      </w:r>
      <w:ins w:id="322" w:author="Paul Janssen" w:date="2017-02-13T12:01:00Z">
        <w:r w:rsidR="00FC1EDC">
          <w:rPr>
            <w:noProof/>
            <w:webHidden/>
          </w:rPr>
          <w:t>71</w:t>
        </w:r>
      </w:ins>
      <w:ins w:id="323"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24" w:author="Paul Janssen" w:date="2017-01-29T17:22:00Z"/>
          <w:rFonts w:asciiTheme="minorHAnsi" w:eastAsiaTheme="minorEastAsia" w:hAnsiTheme="minorHAnsi" w:cstheme="minorBidi"/>
          <w:noProof/>
          <w:sz w:val="22"/>
          <w:szCs w:val="22"/>
        </w:rPr>
      </w:pPr>
      <w:ins w:id="32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"_Toc473473918"</w:instrText>
        </w:r>
        <w:r w:rsidRPr="00601931">
          <w:rPr>
            <w:rStyle w:val="Hyperlink"/>
            <w:noProof/>
          </w:rPr>
          <w:instrText xml:space="preserve"> </w:instrText>
        </w:r>
        <w:r w:rsidRPr="00601931">
          <w:rPr>
            <w:rStyle w:val="Hyperlink"/>
            <w:noProof/>
          </w:rPr>
          <w:fldChar w:fldCharType="separate"/>
        </w:r>
        <w:r w:rsidRPr="00601931">
          <w:rPr>
            <w:rStyle w:val="Hyperlink"/>
            <w:noProof/>
          </w:rPr>
          <w:t>5.4.2</w:t>
        </w:r>
        <w:r>
          <w:rPr>
            <w:rFonts w:asciiTheme="minorHAnsi" w:eastAsiaTheme="minorEastAsia" w:hAnsiTheme="minorHAnsi" w:cstheme="minorBidi"/>
            <w:noProof/>
            <w:sz w:val="22"/>
            <w:szCs w:val="22"/>
          </w:rPr>
          <w:tab/>
        </w:r>
        <w:r w:rsidRPr="00601931">
          <w:rPr>
            <w:rStyle w:val="Hyperlink"/>
            <w:noProof/>
          </w:rPr>
          <w:t>Data typen.</w:t>
        </w:r>
        <w:r>
          <w:rPr>
            <w:noProof/>
            <w:webHidden/>
          </w:rPr>
          <w:tab/>
        </w:r>
        <w:r>
          <w:rPr>
            <w:noProof/>
            <w:webHidden/>
          </w:rPr>
          <w:fldChar w:fldCharType="begin"/>
        </w:r>
        <w:r>
          <w:rPr>
            <w:noProof/>
            <w:webHidden/>
          </w:rPr>
          <w:instrText xml:space="preserve"> PAGEREF _Toc473473918 \h </w:instrText>
        </w:r>
      </w:ins>
      <w:r>
        <w:rPr>
          <w:noProof/>
          <w:webHidden/>
        </w:rPr>
      </w:r>
      <w:r>
        <w:rPr>
          <w:noProof/>
          <w:webHidden/>
        </w:rPr>
        <w:fldChar w:fldCharType="separate"/>
      </w:r>
      <w:ins w:id="326" w:author="Paul Janssen" w:date="2017-02-13T12:01:00Z">
        <w:r w:rsidR="00FC1EDC">
          <w:rPr>
            <w:noProof/>
            <w:webHidden/>
          </w:rPr>
          <w:t>72</w:t>
        </w:r>
      </w:ins>
      <w:ins w:id="327"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28" w:author="Paul Janssen" w:date="2017-01-29T17:22:00Z"/>
          <w:rFonts w:asciiTheme="minorHAnsi" w:eastAsiaTheme="minorEastAsia" w:hAnsiTheme="minorHAnsi" w:cstheme="minorBidi"/>
          <w:noProof/>
          <w:sz w:val="22"/>
          <w:szCs w:val="22"/>
        </w:rPr>
      </w:pPr>
      <w:ins w:id="329" w:author="Paul Janssen" w:date="2017-01-29T17:22:00Z">
        <w:r w:rsidRPr="00601931">
          <w:rPr>
            <w:rStyle w:val="Hyperlink"/>
            <w:noProof/>
          </w:rPr>
          <w:lastRenderedPageBreak/>
          <w:fldChar w:fldCharType="begin"/>
        </w:r>
        <w:r w:rsidRPr="00601931">
          <w:rPr>
            <w:rStyle w:val="Hyperlink"/>
            <w:noProof/>
          </w:rPr>
          <w:instrText xml:space="preserve"> </w:instrText>
        </w:r>
        <w:r>
          <w:rPr>
            <w:noProof/>
          </w:rPr>
          <w:instrText>HYPERLINK \l "_Toc473473919"</w:instrText>
        </w:r>
        <w:r w:rsidRPr="00601931">
          <w:rPr>
            <w:rStyle w:val="Hyperlink"/>
            <w:noProof/>
          </w:rPr>
          <w:instrText xml:space="preserve"> </w:instrText>
        </w:r>
        <w:r w:rsidRPr="00601931">
          <w:rPr>
            <w:rStyle w:val="Hyperlink"/>
            <w:noProof/>
          </w:rPr>
          <w:fldChar w:fldCharType="separate"/>
        </w:r>
        <w:r w:rsidRPr="00601931">
          <w:rPr>
            <w:rStyle w:val="Hyperlink"/>
            <w:noProof/>
          </w:rPr>
          <w:t>5.4.3</w:t>
        </w:r>
        <w:r>
          <w:rPr>
            <w:rFonts w:asciiTheme="minorHAnsi" w:eastAsiaTheme="minorEastAsia" w:hAnsiTheme="minorHAnsi" w:cstheme="minorBidi"/>
            <w:noProof/>
            <w:sz w:val="22"/>
            <w:szCs w:val="22"/>
          </w:rPr>
          <w:tab/>
        </w:r>
        <w:r w:rsidRPr="00601931">
          <w:rPr>
            <w:rStyle w:val="Hyperlink"/>
            <w:noProof/>
          </w:rPr>
          <w:t>Waardelijsten.</w:t>
        </w:r>
        <w:r>
          <w:rPr>
            <w:noProof/>
            <w:webHidden/>
          </w:rPr>
          <w:tab/>
        </w:r>
        <w:r>
          <w:rPr>
            <w:noProof/>
            <w:webHidden/>
          </w:rPr>
          <w:fldChar w:fldCharType="begin"/>
        </w:r>
        <w:r>
          <w:rPr>
            <w:noProof/>
            <w:webHidden/>
          </w:rPr>
          <w:instrText xml:space="preserve"> PAGEREF _Toc473473919 \h </w:instrText>
        </w:r>
      </w:ins>
      <w:r>
        <w:rPr>
          <w:noProof/>
          <w:webHidden/>
        </w:rPr>
      </w:r>
      <w:r>
        <w:rPr>
          <w:noProof/>
          <w:webHidden/>
        </w:rPr>
        <w:fldChar w:fldCharType="separate"/>
      </w:r>
      <w:ins w:id="330" w:author="Paul Janssen" w:date="2017-02-13T12:01:00Z">
        <w:r w:rsidR="00FC1EDC">
          <w:rPr>
            <w:noProof/>
            <w:webHidden/>
          </w:rPr>
          <w:t>72</w:t>
        </w:r>
      </w:ins>
      <w:ins w:id="331" w:author="Paul Janssen" w:date="2017-01-29T17:22:00Z">
        <w:r>
          <w:rPr>
            <w:noProof/>
            <w:webHidden/>
          </w:rPr>
          <w:fldChar w:fldCharType="end"/>
        </w:r>
        <w:r w:rsidRPr="00601931">
          <w:rPr>
            <w:rStyle w:val="Hyperlink"/>
            <w:noProof/>
          </w:rPr>
          <w:fldChar w:fldCharType="end"/>
        </w:r>
      </w:ins>
    </w:p>
    <w:p w:rsidR="0064486E" w:rsidRDefault="0064486E">
      <w:pPr>
        <w:pStyle w:val="Inhopg3"/>
        <w:rPr>
          <w:ins w:id="332" w:author="Paul Janssen" w:date="2017-01-29T17:22:00Z"/>
          <w:rFonts w:asciiTheme="minorHAnsi" w:eastAsiaTheme="minorEastAsia" w:hAnsiTheme="minorHAnsi" w:cstheme="minorBidi"/>
          <w:noProof/>
          <w:sz w:val="22"/>
          <w:szCs w:val="22"/>
        </w:rPr>
      </w:pPr>
      <w:ins w:id="33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"_Toc473473920"</w:instrText>
        </w:r>
        <w:r w:rsidRPr="00601931">
          <w:rPr>
            <w:rStyle w:val="Hyperlink"/>
            <w:noProof/>
          </w:rPr>
          <w:instrText xml:space="preserve"> </w:instrText>
        </w:r>
        <w:r w:rsidRPr="00601931">
          <w:rPr>
            <w:rStyle w:val="Hyperlink"/>
            <w:noProof/>
          </w:rPr>
          <w:fldChar w:fldCharType="separate"/>
        </w:r>
        <w:r w:rsidRPr="00601931">
          <w:rPr>
            <w:rStyle w:val="Hyperlink"/>
            <w:noProof/>
          </w:rPr>
          <w:t>5.4.4</w:t>
        </w:r>
        <w:r>
          <w:rPr>
            <w:rFonts w:asciiTheme="minorHAnsi" w:eastAsiaTheme="minorEastAsia" w:hAnsiTheme="minorHAnsi" w:cstheme="minorBidi"/>
            <w:noProof/>
            <w:sz w:val="22"/>
            <w:szCs w:val="22"/>
          </w:rPr>
          <w:tab/>
        </w:r>
        <w:r w:rsidRPr="00601931">
          <w:rPr>
            <w:rStyle w:val="Hyperlink"/>
            <w:noProof/>
          </w:rPr>
          <w:t>Geïmporteerde typen (informatief).</w:t>
        </w:r>
        <w:r>
          <w:rPr>
            <w:noProof/>
            <w:webHidden/>
          </w:rPr>
          <w:tab/>
        </w:r>
        <w:r>
          <w:rPr>
            <w:noProof/>
            <w:webHidden/>
          </w:rPr>
          <w:fldChar w:fldCharType="begin"/>
        </w:r>
        <w:r>
          <w:rPr>
            <w:noProof/>
            <w:webHidden/>
          </w:rPr>
          <w:instrText xml:space="preserve"> PAGEREF _Toc473473920 \h </w:instrText>
        </w:r>
      </w:ins>
      <w:r>
        <w:rPr>
          <w:noProof/>
          <w:webHidden/>
        </w:rPr>
      </w:r>
      <w:r>
        <w:rPr>
          <w:noProof/>
          <w:webHidden/>
        </w:rPr>
        <w:fldChar w:fldCharType="separate"/>
      </w:r>
      <w:ins w:id="334" w:author="Paul Janssen" w:date="2017-02-13T12:01:00Z">
        <w:r w:rsidR="00FC1EDC">
          <w:rPr>
            <w:noProof/>
            <w:webHidden/>
          </w:rPr>
          <w:t>72</w:t>
        </w:r>
      </w:ins>
      <w:ins w:id="335"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36" w:author="Paul Janssen" w:date="2017-01-29T17:22:00Z"/>
          <w:rFonts w:asciiTheme="minorHAnsi" w:eastAsiaTheme="minorEastAsia" w:hAnsiTheme="minorHAnsi" w:cstheme="minorBidi"/>
          <w:noProof/>
          <w:sz w:val="22"/>
          <w:szCs w:val="22"/>
        </w:rPr>
      </w:pPr>
      <w:ins w:id="33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"_Toc473473921"</w:instrText>
        </w:r>
        <w:r w:rsidRPr="00601931">
          <w:rPr>
            <w:rStyle w:val="Hyperlink"/>
            <w:noProof/>
          </w:rPr>
          <w:instrText xml:space="preserve"> </w:instrText>
        </w:r>
        <w:r w:rsidRPr="00601931">
          <w:rPr>
            <w:rStyle w:val="Hyperlink"/>
            <w:noProof/>
          </w:rPr>
          <w:fldChar w:fldCharType="separate"/>
        </w:r>
        <w:r w:rsidRPr="00601931">
          <w:rPr>
            <w:rStyle w:val="Hyperlink"/>
            <w:noProof/>
          </w:rPr>
          <w:t>Referentiesystemen</w:t>
        </w:r>
        <w:r>
          <w:rPr>
            <w:noProof/>
            <w:webHidden/>
          </w:rPr>
          <w:tab/>
        </w:r>
        <w:r>
          <w:rPr>
            <w:noProof/>
            <w:webHidden/>
          </w:rPr>
          <w:fldChar w:fldCharType="begin"/>
        </w:r>
        <w:r>
          <w:rPr>
            <w:noProof/>
            <w:webHidden/>
          </w:rPr>
          <w:instrText xml:space="preserve"> PAGEREF _Toc473473921 \h </w:instrText>
        </w:r>
      </w:ins>
      <w:r>
        <w:rPr>
          <w:noProof/>
          <w:webHidden/>
        </w:rPr>
      </w:r>
      <w:r>
        <w:rPr>
          <w:noProof/>
          <w:webHidden/>
        </w:rPr>
        <w:fldChar w:fldCharType="separate"/>
      </w:r>
      <w:ins w:id="338" w:author="Paul Janssen" w:date="2017-02-13T12:01:00Z">
        <w:r w:rsidR="00FC1EDC">
          <w:rPr>
            <w:noProof/>
            <w:webHidden/>
          </w:rPr>
          <w:t>73</w:t>
        </w:r>
      </w:ins>
      <w:ins w:id="339" w:author="Paul Janssen" w:date="2017-01-29T17:22:00Z">
        <w:r>
          <w:rPr>
            <w:noProof/>
            <w:webHidden/>
          </w:rPr>
          <w:fldChar w:fldCharType="end"/>
        </w:r>
        <w:r w:rsidRPr="00601931">
          <w:rPr>
            <w:rStyle w:val="Hyperlink"/>
            <w:noProof/>
          </w:rPr>
          <w:fldChar w:fldCharType="end"/>
        </w:r>
      </w:ins>
    </w:p>
    <w:p w:rsidR="0064486E" w:rsidRDefault="0064486E">
      <w:pPr>
        <w:pStyle w:val="Inhopg2"/>
        <w:rPr>
          <w:ins w:id="340" w:author="Paul Janssen" w:date="2017-01-29T17:22:00Z"/>
          <w:rFonts w:asciiTheme="minorHAnsi" w:eastAsiaTheme="minorEastAsia" w:hAnsiTheme="minorHAnsi" w:cstheme="minorBidi"/>
          <w:sz w:val="22"/>
          <w:szCs w:val="22"/>
        </w:rPr>
      </w:pPr>
      <w:ins w:id="341" w:author="Paul Janssen" w:date="2017-01-29T17:22:00Z">
        <w:r w:rsidRPr="00601931">
          <w:rPr>
            <w:rStyle w:val="Hyperlink"/>
          </w:rPr>
          <w:fldChar w:fldCharType="begin"/>
        </w:r>
        <w:r w:rsidRPr="00601931">
          <w:rPr>
            <w:rStyle w:val="Hyperlink"/>
          </w:rPr>
          <w:instrText xml:space="preserve"> </w:instrText>
        </w:r>
        <w:r>
          <w:instrText>HYPERLINK \l "_Toc473473922"</w:instrText>
        </w:r>
        <w:r w:rsidRPr="00601931">
          <w:rPr>
            <w:rStyle w:val="Hyperlink"/>
          </w:rPr>
          <w:instrText xml:space="preserve"> </w:instrText>
        </w:r>
        <w:r w:rsidRPr="00601931">
          <w:rPr>
            <w:rStyle w:val="Hyperlink"/>
          </w:rPr>
          <w:fldChar w:fldCharType="separate"/>
        </w:r>
        <w:r w:rsidRPr="00601931">
          <w:rPr>
            <w:rStyle w:val="Hyperlink"/>
          </w:rPr>
          <w:t>6.1</w:t>
        </w:r>
        <w:r>
          <w:rPr>
            <w:rFonts w:asciiTheme="minorHAnsi" w:eastAsiaTheme="minorEastAsia" w:hAnsiTheme="minorHAnsi" w:cstheme="minorBidi"/>
            <w:sz w:val="22"/>
            <w:szCs w:val="22"/>
          </w:rPr>
          <w:tab/>
        </w:r>
        <w:r w:rsidRPr="00601931">
          <w:rPr>
            <w:rStyle w:val="Hyperlink"/>
          </w:rPr>
          <w:t>Ruimtelijk referentiesysteem.</w:t>
        </w:r>
        <w:r>
          <w:rPr>
            <w:webHidden/>
          </w:rPr>
          <w:tab/>
        </w:r>
        <w:r>
          <w:rPr>
            <w:webHidden/>
          </w:rPr>
          <w:fldChar w:fldCharType="begin"/>
        </w:r>
        <w:r>
          <w:rPr>
            <w:webHidden/>
          </w:rPr>
          <w:instrText xml:space="preserve"> PAGEREF _Toc473473922 \h </w:instrText>
        </w:r>
      </w:ins>
      <w:r>
        <w:rPr>
          <w:webHidden/>
        </w:rPr>
      </w:r>
      <w:r>
        <w:rPr>
          <w:webHidden/>
        </w:rPr>
        <w:fldChar w:fldCharType="separate"/>
      </w:r>
      <w:ins w:id="342" w:author="Paul Janssen" w:date="2017-02-13T12:01:00Z">
        <w:r w:rsidR="00FC1EDC">
          <w:rPr>
            <w:webHidden/>
          </w:rPr>
          <w:t>73</w:t>
        </w:r>
      </w:ins>
      <w:ins w:id="343" w:author="Paul Janssen" w:date="2017-01-29T17:22:00Z">
        <w:r>
          <w:rPr>
            <w:webHidden/>
          </w:rPr>
          <w:fldChar w:fldCharType="end"/>
        </w:r>
        <w:r w:rsidRPr="00601931">
          <w:rPr>
            <w:rStyle w:val="Hyperlink"/>
          </w:rPr>
          <w:fldChar w:fldCharType="end"/>
        </w:r>
      </w:ins>
    </w:p>
    <w:p w:rsidR="0064486E" w:rsidRDefault="0064486E">
      <w:pPr>
        <w:pStyle w:val="Inhopg1"/>
        <w:rPr>
          <w:ins w:id="344" w:author="Paul Janssen" w:date="2017-01-29T17:22:00Z"/>
          <w:rFonts w:asciiTheme="minorHAnsi" w:eastAsiaTheme="minorEastAsia" w:hAnsiTheme="minorHAnsi" w:cstheme="minorBidi"/>
          <w:noProof/>
          <w:sz w:val="22"/>
          <w:szCs w:val="22"/>
        </w:rPr>
      </w:pPr>
      <w:ins w:id="34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"_Toc473473923"</w:instrText>
        </w:r>
        <w:r w:rsidRPr="00601931">
          <w:rPr>
            <w:rStyle w:val="Hyperlink"/>
            <w:noProof/>
          </w:rPr>
          <w:instrText xml:space="preserve"> </w:instrText>
        </w:r>
        <w:r w:rsidRPr="00601931">
          <w:rPr>
            <w:rStyle w:val="Hyperlink"/>
            <w:noProof/>
          </w:rPr>
          <w:fldChar w:fldCharType="separate"/>
        </w:r>
        <w:r w:rsidRPr="00601931">
          <w:rPr>
            <w:rStyle w:val="Hyperlink"/>
            <w:noProof/>
          </w:rPr>
          <w:t>Levering</w:t>
        </w:r>
        <w:r>
          <w:rPr>
            <w:noProof/>
            <w:webHidden/>
          </w:rPr>
          <w:tab/>
        </w:r>
        <w:r>
          <w:rPr>
            <w:noProof/>
            <w:webHidden/>
          </w:rPr>
          <w:fldChar w:fldCharType="begin"/>
        </w:r>
        <w:r>
          <w:rPr>
            <w:noProof/>
            <w:webHidden/>
          </w:rPr>
          <w:instrText xml:space="preserve"> PAGEREF _Toc473473923 \h </w:instrText>
        </w:r>
      </w:ins>
      <w:r>
        <w:rPr>
          <w:noProof/>
          <w:webHidden/>
        </w:rPr>
      </w:r>
      <w:r>
        <w:rPr>
          <w:noProof/>
          <w:webHidden/>
        </w:rPr>
        <w:fldChar w:fldCharType="separate"/>
      </w:r>
      <w:ins w:id="346" w:author="Paul Janssen" w:date="2017-02-13T12:01:00Z">
        <w:r w:rsidR="00FC1EDC">
          <w:rPr>
            <w:noProof/>
            <w:webHidden/>
          </w:rPr>
          <w:t>74</w:t>
        </w:r>
      </w:ins>
      <w:ins w:id="347" w:author="Paul Janssen" w:date="2017-01-29T17:22:00Z">
        <w:r>
          <w:rPr>
            <w:noProof/>
            <w:webHidden/>
          </w:rPr>
          <w:fldChar w:fldCharType="end"/>
        </w:r>
        <w:r w:rsidRPr="00601931">
          <w:rPr>
            <w:rStyle w:val="Hyperlink"/>
            <w:noProof/>
          </w:rPr>
          <w:fldChar w:fldCharType="end"/>
        </w:r>
      </w:ins>
    </w:p>
    <w:p w:rsidR="0064486E" w:rsidRDefault="0064486E">
      <w:pPr>
        <w:pStyle w:val="Inhopg2"/>
        <w:rPr>
          <w:ins w:id="348" w:author="Paul Janssen" w:date="2017-01-29T17:22:00Z"/>
          <w:rFonts w:asciiTheme="minorHAnsi" w:eastAsiaTheme="minorEastAsia" w:hAnsiTheme="minorHAnsi" w:cstheme="minorBidi"/>
          <w:sz w:val="22"/>
          <w:szCs w:val="22"/>
        </w:rPr>
      </w:pPr>
      <w:ins w:id="349" w:author="Paul Janssen" w:date="2017-01-29T17:22:00Z">
        <w:r w:rsidRPr="00601931">
          <w:rPr>
            <w:rStyle w:val="Hyperlink"/>
          </w:rPr>
          <w:fldChar w:fldCharType="begin"/>
        </w:r>
        <w:r w:rsidRPr="00601931">
          <w:rPr>
            <w:rStyle w:val="Hyperlink"/>
          </w:rPr>
          <w:instrText xml:space="preserve"> </w:instrText>
        </w:r>
        <w:r>
          <w:instrText>HYPERLINK \l "_Toc473473924"</w:instrText>
        </w:r>
        <w:r w:rsidRPr="00601931">
          <w:rPr>
            <w:rStyle w:val="Hyperlink"/>
          </w:rPr>
          <w:instrText xml:space="preserve"> </w:instrText>
        </w:r>
        <w:r w:rsidRPr="00601931">
          <w:rPr>
            <w:rStyle w:val="Hyperlink"/>
          </w:rPr>
          <w:fldChar w:fldCharType="separate"/>
        </w:r>
        <w:r w:rsidRPr="00601931">
          <w:rPr>
            <w:rStyle w:val="Hyperlink"/>
          </w:rPr>
          <w:t>7.1</w:t>
        </w:r>
        <w:r>
          <w:rPr>
            <w:rFonts w:asciiTheme="minorHAnsi" w:eastAsiaTheme="minorEastAsia" w:hAnsiTheme="minorHAnsi" w:cstheme="minorBidi"/>
            <w:sz w:val="22"/>
            <w:szCs w:val="22"/>
          </w:rPr>
          <w:tab/>
        </w:r>
        <w:r w:rsidRPr="00601931">
          <w:rPr>
            <w:rStyle w:val="Hyperlink"/>
          </w:rPr>
          <w:t>Leveringsmedium.</w:t>
        </w:r>
        <w:r>
          <w:rPr>
            <w:webHidden/>
          </w:rPr>
          <w:tab/>
        </w:r>
        <w:r>
          <w:rPr>
            <w:webHidden/>
          </w:rPr>
          <w:fldChar w:fldCharType="begin"/>
        </w:r>
        <w:r>
          <w:rPr>
            <w:webHidden/>
          </w:rPr>
          <w:instrText xml:space="preserve"> PAGEREF _Toc473473924 \h </w:instrText>
        </w:r>
      </w:ins>
      <w:r>
        <w:rPr>
          <w:webHidden/>
        </w:rPr>
      </w:r>
      <w:r>
        <w:rPr>
          <w:webHidden/>
        </w:rPr>
        <w:fldChar w:fldCharType="separate"/>
      </w:r>
      <w:ins w:id="350" w:author="Paul Janssen" w:date="2017-02-13T12:01:00Z">
        <w:r w:rsidR="00FC1EDC">
          <w:rPr>
            <w:webHidden/>
          </w:rPr>
          <w:t>74</w:t>
        </w:r>
      </w:ins>
      <w:ins w:id="351" w:author="Paul Janssen" w:date="2017-01-29T17:22:00Z">
        <w:r>
          <w:rPr>
            <w:webHidden/>
          </w:rPr>
          <w:fldChar w:fldCharType="end"/>
        </w:r>
        <w:r w:rsidRPr="00601931">
          <w:rPr>
            <w:rStyle w:val="Hyperlink"/>
          </w:rPr>
          <w:fldChar w:fldCharType="end"/>
        </w:r>
      </w:ins>
    </w:p>
    <w:p w:rsidR="0064486E" w:rsidRDefault="0064486E">
      <w:pPr>
        <w:pStyle w:val="Inhopg2"/>
        <w:rPr>
          <w:ins w:id="352" w:author="Paul Janssen" w:date="2017-01-29T17:22:00Z"/>
          <w:rFonts w:asciiTheme="minorHAnsi" w:eastAsiaTheme="minorEastAsia" w:hAnsiTheme="minorHAnsi" w:cstheme="minorBidi"/>
          <w:sz w:val="22"/>
          <w:szCs w:val="22"/>
        </w:rPr>
      </w:pPr>
      <w:ins w:id="353" w:author="Paul Janssen" w:date="2017-01-29T17:22:00Z">
        <w:r w:rsidRPr="00601931">
          <w:rPr>
            <w:rStyle w:val="Hyperlink"/>
          </w:rPr>
          <w:fldChar w:fldCharType="begin"/>
        </w:r>
        <w:r w:rsidRPr="00601931">
          <w:rPr>
            <w:rStyle w:val="Hyperlink"/>
          </w:rPr>
          <w:instrText xml:space="preserve"> </w:instrText>
        </w:r>
        <w:r>
          <w:instrText>HYPERLINK \l "_Toc473473925"</w:instrText>
        </w:r>
        <w:r w:rsidRPr="00601931">
          <w:rPr>
            <w:rStyle w:val="Hyperlink"/>
          </w:rPr>
          <w:instrText xml:space="preserve"> </w:instrText>
        </w:r>
        <w:r w:rsidRPr="00601931">
          <w:rPr>
            <w:rStyle w:val="Hyperlink"/>
          </w:rPr>
          <w:fldChar w:fldCharType="separate"/>
        </w:r>
        <w:r w:rsidRPr="00601931">
          <w:rPr>
            <w:rStyle w:val="Hyperlink"/>
          </w:rPr>
          <w:t>7.2</w:t>
        </w:r>
        <w:r>
          <w:rPr>
            <w:rFonts w:asciiTheme="minorHAnsi" w:eastAsiaTheme="minorEastAsia" w:hAnsiTheme="minorHAnsi" w:cstheme="minorBidi"/>
            <w:sz w:val="22"/>
            <w:szCs w:val="22"/>
          </w:rPr>
          <w:tab/>
        </w:r>
        <w:r w:rsidRPr="00601931">
          <w:rPr>
            <w:rStyle w:val="Hyperlink"/>
          </w:rPr>
          <w:t>Formaten (encodings).</w:t>
        </w:r>
        <w:r>
          <w:rPr>
            <w:webHidden/>
          </w:rPr>
          <w:tab/>
        </w:r>
        <w:r>
          <w:rPr>
            <w:webHidden/>
          </w:rPr>
          <w:fldChar w:fldCharType="begin"/>
        </w:r>
        <w:r>
          <w:rPr>
            <w:webHidden/>
          </w:rPr>
          <w:instrText xml:space="preserve"> PAGEREF _Toc473473925 \h </w:instrText>
        </w:r>
      </w:ins>
      <w:r>
        <w:rPr>
          <w:webHidden/>
        </w:rPr>
      </w:r>
      <w:r>
        <w:rPr>
          <w:webHidden/>
        </w:rPr>
        <w:fldChar w:fldCharType="separate"/>
      </w:r>
      <w:ins w:id="354" w:author="Paul Janssen" w:date="2017-02-13T12:01:00Z">
        <w:r w:rsidR="00FC1EDC">
          <w:rPr>
            <w:webHidden/>
          </w:rPr>
          <w:t>74</w:t>
        </w:r>
      </w:ins>
      <w:ins w:id="355" w:author="Paul Janssen" w:date="2017-01-29T17:22:00Z">
        <w:r>
          <w:rPr>
            <w:webHidden/>
          </w:rPr>
          <w:fldChar w:fldCharType="end"/>
        </w:r>
        <w:r w:rsidRPr="00601931">
          <w:rPr>
            <w:rStyle w:val="Hyperlink"/>
          </w:rPr>
          <w:fldChar w:fldCharType="end"/>
        </w:r>
      </w:ins>
    </w:p>
    <w:p w:rsidR="0064486E" w:rsidRDefault="0064486E">
      <w:pPr>
        <w:pStyle w:val="Inhopg3"/>
        <w:rPr>
          <w:ins w:id="356" w:author="Paul Janssen" w:date="2017-01-29T17:22:00Z"/>
          <w:rFonts w:asciiTheme="minorHAnsi" w:eastAsiaTheme="minorEastAsia" w:hAnsiTheme="minorHAnsi" w:cstheme="minorBidi"/>
          <w:noProof/>
          <w:sz w:val="22"/>
          <w:szCs w:val="22"/>
        </w:rPr>
      </w:pPr>
      <w:ins w:id="35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"_Toc473473926"</w:instrText>
        </w:r>
        <w:r w:rsidRPr="00601931">
          <w:rPr>
            <w:rStyle w:val="Hyperlink"/>
            <w:noProof/>
          </w:rPr>
          <w:instrText xml:space="preserve"> </w:instrText>
        </w:r>
        <w:r w:rsidRPr="00601931">
          <w:rPr>
            <w:rStyle w:val="Hyperlink"/>
            <w:noProof/>
          </w:rPr>
          <w:fldChar w:fldCharType="separate"/>
        </w:r>
        <w:r w:rsidRPr="00601931">
          <w:rPr>
            <w:rStyle w:val="Hyperlink"/>
            <w:noProof/>
          </w:rPr>
          <w:t>7.2.1</w:t>
        </w:r>
        <w:r>
          <w:rPr>
            <w:rFonts w:asciiTheme="minorHAnsi" w:eastAsiaTheme="minorEastAsia" w:hAnsiTheme="minorHAnsi" w:cstheme="minorBidi"/>
            <w:noProof/>
            <w:sz w:val="22"/>
            <w:szCs w:val="22"/>
          </w:rPr>
          <w:tab/>
        </w:r>
        <w:r w:rsidRPr="00601931">
          <w:rPr>
            <w:rStyle w:val="Hyperlink"/>
            <w:noProof/>
          </w:rPr>
          <w:t>Nadere GML implementatie specificaties</w:t>
        </w:r>
        <w:r>
          <w:rPr>
            <w:noProof/>
            <w:webHidden/>
          </w:rPr>
          <w:tab/>
        </w:r>
        <w:r>
          <w:rPr>
            <w:noProof/>
            <w:webHidden/>
          </w:rPr>
          <w:fldChar w:fldCharType="begin"/>
        </w:r>
        <w:r>
          <w:rPr>
            <w:noProof/>
            <w:webHidden/>
          </w:rPr>
          <w:instrText xml:space="preserve"> PAGEREF _Toc473473926 \h </w:instrText>
        </w:r>
      </w:ins>
      <w:r>
        <w:rPr>
          <w:noProof/>
          <w:webHidden/>
        </w:rPr>
      </w:r>
      <w:r>
        <w:rPr>
          <w:noProof/>
          <w:webHidden/>
        </w:rPr>
        <w:fldChar w:fldCharType="separate"/>
      </w:r>
      <w:ins w:id="358" w:author="Paul Janssen" w:date="2017-02-13T12:01:00Z">
        <w:r w:rsidR="00FC1EDC">
          <w:rPr>
            <w:noProof/>
            <w:webHidden/>
          </w:rPr>
          <w:t>74</w:t>
        </w:r>
      </w:ins>
      <w:ins w:id="359"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60" w:author="Paul Janssen" w:date="2017-01-29T17:22:00Z"/>
          <w:rFonts w:asciiTheme="minorHAnsi" w:eastAsiaTheme="minorEastAsia" w:hAnsiTheme="minorHAnsi" w:cstheme="minorBidi"/>
          <w:noProof/>
          <w:sz w:val="22"/>
          <w:szCs w:val="22"/>
        </w:rPr>
      </w:pPr>
      <w:ins w:id="36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"_Toc473473927"</w:instrText>
        </w:r>
        <w:r w:rsidRPr="00601931">
          <w:rPr>
            <w:rStyle w:val="Hyperlink"/>
            <w:noProof/>
          </w:rPr>
          <w:instrText xml:space="preserve"> </w:instrText>
        </w:r>
        <w:r w:rsidRPr="00601931">
          <w:rPr>
            <w:rStyle w:val="Hyperlink"/>
            <w:noProof/>
          </w:rPr>
          <w:fldChar w:fldCharType="separate"/>
        </w:r>
        <w:r w:rsidRPr="00601931">
          <w:rPr>
            <w:rStyle w:val="Hyperlink"/>
            <w:noProof/>
          </w:rPr>
          <w:t>Visualisatie</w:t>
        </w:r>
        <w:r>
          <w:rPr>
            <w:noProof/>
            <w:webHidden/>
          </w:rPr>
          <w:tab/>
        </w:r>
        <w:r>
          <w:rPr>
            <w:noProof/>
            <w:webHidden/>
          </w:rPr>
          <w:fldChar w:fldCharType="begin"/>
        </w:r>
        <w:r>
          <w:rPr>
            <w:noProof/>
            <w:webHidden/>
          </w:rPr>
          <w:instrText xml:space="preserve"> PAGEREF _Toc473473927 \h </w:instrText>
        </w:r>
      </w:ins>
      <w:r>
        <w:rPr>
          <w:noProof/>
          <w:webHidden/>
        </w:rPr>
      </w:r>
      <w:r>
        <w:rPr>
          <w:noProof/>
          <w:webHidden/>
        </w:rPr>
        <w:fldChar w:fldCharType="separate"/>
      </w:r>
      <w:ins w:id="362" w:author="Paul Janssen" w:date="2017-02-13T12:01:00Z">
        <w:r w:rsidR="00FC1EDC">
          <w:rPr>
            <w:noProof/>
            <w:webHidden/>
          </w:rPr>
          <w:t>77</w:t>
        </w:r>
      </w:ins>
      <w:ins w:id="363"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64" w:author="Paul Janssen" w:date="2017-01-29T17:22:00Z"/>
          <w:rFonts w:asciiTheme="minorHAnsi" w:eastAsiaTheme="minorEastAsia" w:hAnsiTheme="minorHAnsi" w:cstheme="minorBidi"/>
          <w:noProof/>
          <w:sz w:val="22"/>
          <w:szCs w:val="22"/>
        </w:rPr>
      </w:pPr>
      <w:ins w:id="36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"_Toc473473928"</w:instrText>
        </w:r>
        <w:r w:rsidRPr="00601931">
          <w:rPr>
            <w:rStyle w:val="Hyperlink"/>
            <w:noProof/>
          </w:rPr>
          <w:instrText xml:space="preserve"> </w:instrText>
        </w:r>
        <w:r w:rsidRPr="00601931">
          <w:rPr>
            <w:rStyle w:val="Hyperlink"/>
            <w:noProof/>
          </w:rPr>
          <w:fldChar w:fldCharType="separate"/>
        </w:r>
        <w:r w:rsidRPr="00601931">
          <w:rPr>
            <w:rStyle w:val="Hyperlink"/>
            <w:noProof/>
          </w:rPr>
          <w:t>Bibliografie</w:t>
        </w:r>
        <w:r>
          <w:rPr>
            <w:noProof/>
            <w:webHidden/>
          </w:rPr>
          <w:tab/>
        </w:r>
        <w:r>
          <w:rPr>
            <w:noProof/>
            <w:webHidden/>
          </w:rPr>
          <w:fldChar w:fldCharType="begin"/>
        </w:r>
        <w:r>
          <w:rPr>
            <w:noProof/>
            <w:webHidden/>
          </w:rPr>
          <w:instrText xml:space="preserve"> PAGEREF _Toc473473928 \h </w:instrText>
        </w:r>
      </w:ins>
      <w:r>
        <w:rPr>
          <w:noProof/>
          <w:webHidden/>
        </w:rPr>
      </w:r>
      <w:r>
        <w:rPr>
          <w:noProof/>
          <w:webHidden/>
        </w:rPr>
        <w:fldChar w:fldCharType="separate"/>
      </w:r>
      <w:ins w:id="366" w:author="Paul Janssen" w:date="2017-02-13T12:01:00Z">
        <w:r w:rsidR="00FC1EDC">
          <w:rPr>
            <w:noProof/>
            <w:webHidden/>
          </w:rPr>
          <w:t>78</w:t>
        </w:r>
      </w:ins>
      <w:ins w:id="367"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68" w:author="Paul Janssen" w:date="2017-01-29T17:22:00Z"/>
          <w:rFonts w:asciiTheme="minorHAnsi" w:eastAsiaTheme="minorEastAsia" w:hAnsiTheme="minorHAnsi" w:cstheme="minorBidi"/>
          <w:noProof/>
          <w:sz w:val="22"/>
          <w:szCs w:val="22"/>
        </w:rPr>
      </w:pPr>
      <w:ins w:id="36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"_Toc473473929"</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1: IMKL1.1 (2012)</w:t>
        </w:r>
        <w:r>
          <w:rPr>
            <w:noProof/>
            <w:webHidden/>
          </w:rPr>
          <w:tab/>
        </w:r>
        <w:r>
          <w:rPr>
            <w:noProof/>
            <w:webHidden/>
          </w:rPr>
          <w:fldChar w:fldCharType="begin"/>
        </w:r>
        <w:r>
          <w:rPr>
            <w:noProof/>
            <w:webHidden/>
          </w:rPr>
          <w:instrText xml:space="preserve"> PAGEREF _Toc473473929 \h </w:instrText>
        </w:r>
      </w:ins>
      <w:r>
        <w:rPr>
          <w:noProof/>
          <w:webHidden/>
        </w:rPr>
      </w:r>
      <w:r>
        <w:rPr>
          <w:noProof/>
          <w:webHidden/>
        </w:rPr>
        <w:fldChar w:fldCharType="separate"/>
      </w:r>
      <w:ins w:id="370" w:author="Paul Janssen" w:date="2017-02-13T12:01:00Z">
        <w:r w:rsidR="00FC1EDC">
          <w:rPr>
            <w:noProof/>
            <w:webHidden/>
          </w:rPr>
          <w:t>79</w:t>
        </w:r>
      </w:ins>
      <w:ins w:id="371"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72" w:author="Paul Janssen" w:date="2017-01-29T17:22:00Z"/>
          <w:rFonts w:asciiTheme="minorHAnsi" w:eastAsiaTheme="minorEastAsia" w:hAnsiTheme="minorHAnsi" w:cstheme="minorBidi"/>
          <w:noProof/>
          <w:sz w:val="22"/>
          <w:szCs w:val="22"/>
        </w:rPr>
      </w:pPr>
      <w:ins w:id="37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"_Toc473473930"</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2: IMKL2015 waardelijsten.</w:t>
        </w:r>
        <w:r>
          <w:rPr>
            <w:noProof/>
            <w:webHidden/>
          </w:rPr>
          <w:tab/>
        </w:r>
        <w:r>
          <w:rPr>
            <w:noProof/>
            <w:webHidden/>
          </w:rPr>
          <w:fldChar w:fldCharType="begin"/>
        </w:r>
        <w:r>
          <w:rPr>
            <w:noProof/>
            <w:webHidden/>
          </w:rPr>
          <w:instrText xml:space="preserve"> PAGEREF _Toc473473930 \h </w:instrText>
        </w:r>
      </w:ins>
      <w:r>
        <w:rPr>
          <w:noProof/>
          <w:webHidden/>
        </w:rPr>
      </w:r>
      <w:r>
        <w:rPr>
          <w:noProof/>
          <w:webHidden/>
        </w:rPr>
        <w:fldChar w:fldCharType="separate"/>
      </w:r>
      <w:ins w:id="374" w:author="Paul Janssen" w:date="2017-02-13T12:01:00Z">
        <w:r w:rsidR="00FC1EDC">
          <w:rPr>
            <w:noProof/>
            <w:webHidden/>
          </w:rPr>
          <w:t>80</w:t>
        </w:r>
      </w:ins>
      <w:ins w:id="375"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76" w:author="Paul Janssen" w:date="2017-01-29T17:22:00Z"/>
          <w:rFonts w:asciiTheme="minorHAnsi" w:eastAsiaTheme="minorEastAsia" w:hAnsiTheme="minorHAnsi" w:cstheme="minorBidi"/>
          <w:noProof/>
          <w:sz w:val="22"/>
          <w:szCs w:val="22"/>
        </w:rPr>
      </w:pPr>
      <w:ins w:id="37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"_Toc473473931"</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3: Toelichting op geometriemodel.</w:t>
        </w:r>
        <w:r>
          <w:rPr>
            <w:noProof/>
            <w:webHidden/>
          </w:rPr>
          <w:tab/>
        </w:r>
        <w:r>
          <w:rPr>
            <w:noProof/>
            <w:webHidden/>
          </w:rPr>
          <w:fldChar w:fldCharType="begin"/>
        </w:r>
        <w:r>
          <w:rPr>
            <w:noProof/>
            <w:webHidden/>
          </w:rPr>
          <w:instrText xml:space="preserve"> PAGEREF _Toc473473931 \h </w:instrText>
        </w:r>
      </w:ins>
      <w:r>
        <w:rPr>
          <w:noProof/>
          <w:webHidden/>
        </w:rPr>
      </w:r>
      <w:r>
        <w:rPr>
          <w:noProof/>
          <w:webHidden/>
        </w:rPr>
        <w:fldChar w:fldCharType="separate"/>
      </w:r>
      <w:ins w:id="378" w:author="Paul Janssen" w:date="2017-02-13T12:01:00Z">
        <w:r w:rsidR="00FC1EDC">
          <w:rPr>
            <w:noProof/>
            <w:webHidden/>
          </w:rPr>
          <w:t>80</w:t>
        </w:r>
      </w:ins>
      <w:ins w:id="379" w:author="Paul Janssen" w:date="2017-01-29T17:22:00Z">
        <w:r>
          <w:rPr>
            <w:noProof/>
            <w:webHidden/>
          </w:rPr>
          <w:fldChar w:fldCharType="end"/>
        </w:r>
        <w:r w:rsidRPr="00601931">
          <w:rPr>
            <w:rStyle w:val="Hyperlink"/>
            <w:noProof/>
          </w:rPr>
          <w:fldChar w:fldCharType="end"/>
        </w:r>
      </w:ins>
    </w:p>
    <w:p w:rsidR="0063450E" w:rsidDel="000F3B9E" w:rsidRDefault="0063450E">
      <w:pPr>
        <w:pStyle w:val="Inhopg1"/>
        <w:rPr>
          <w:del w:id="380" w:author="Paul Janssen" w:date="2016-11-17T14:26:00Z"/>
          <w:rFonts w:asciiTheme="minorHAnsi" w:eastAsiaTheme="minorEastAsia" w:hAnsiTheme="minorHAnsi" w:cstheme="minorBidi"/>
          <w:noProof/>
          <w:sz w:val="22"/>
          <w:szCs w:val="22"/>
        </w:rPr>
      </w:pPr>
      <w:del w:id="381" w:author="Paul Janssen" w:date="2016-11-17T14:26:00Z">
        <w:r w:rsidRPr="000F3B9E" w:rsidDel="000F3B9E">
          <w:rPr>
            <w:rPrChange w:id="382" w:author="Paul Janssen" w:date="2016-11-17T14:26:00Z">
              <w:rPr>
                <w:rStyle w:val="Hyperlink"/>
                <w:noProof/>
              </w:rPr>
            </w:rPrChange>
          </w:rPr>
          <w:delText>Inleiding en leeswijzer.</w:delText>
        </w:r>
        <w:r w:rsidDel="000F3B9E">
          <w:rPr>
            <w:noProof/>
            <w:webHidden/>
          </w:rPr>
          <w:tab/>
          <w:delText>7</w:delText>
        </w:r>
      </w:del>
    </w:p>
    <w:p w:rsidR="0063450E" w:rsidDel="000F3B9E" w:rsidRDefault="0063450E">
      <w:pPr>
        <w:pStyle w:val="Inhopg1"/>
        <w:rPr>
          <w:del w:id="383" w:author="Paul Janssen" w:date="2016-11-17T14:26:00Z"/>
          <w:rFonts w:asciiTheme="minorHAnsi" w:eastAsiaTheme="minorEastAsia" w:hAnsiTheme="minorHAnsi" w:cstheme="minorBidi"/>
          <w:noProof/>
          <w:sz w:val="22"/>
          <w:szCs w:val="22"/>
        </w:rPr>
      </w:pPr>
      <w:del w:id="384" w:author="Paul Janssen" w:date="2016-11-17T14:26:00Z">
        <w:r w:rsidRPr="000F3B9E" w:rsidDel="000F3B9E">
          <w:rPr>
            <w:rPrChange w:id="385" w:author="Paul Janssen" w:date="2016-11-17T14:26:00Z">
              <w:rPr>
                <w:rStyle w:val="Hyperlink"/>
                <w:noProof/>
              </w:rPr>
            </w:rPrChange>
          </w:rPr>
          <w:delText>Scope</w:delText>
        </w:r>
        <w:r w:rsidDel="000F3B9E">
          <w:rPr>
            <w:noProof/>
            <w:webHidden/>
          </w:rPr>
          <w:tab/>
          <w:delText>8</w:delText>
        </w:r>
      </w:del>
    </w:p>
    <w:p w:rsidR="0063450E" w:rsidDel="000F3B9E" w:rsidRDefault="0063450E">
      <w:pPr>
        <w:pStyle w:val="Inhopg2"/>
        <w:rPr>
          <w:del w:id="386" w:author="Paul Janssen" w:date="2016-11-17T14:26:00Z"/>
          <w:rFonts w:asciiTheme="minorHAnsi" w:eastAsiaTheme="minorEastAsia" w:hAnsiTheme="minorHAnsi" w:cstheme="minorBidi"/>
          <w:sz w:val="22"/>
          <w:szCs w:val="22"/>
        </w:rPr>
      </w:pPr>
      <w:del w:id="387" w:author="Paul Janssen" w:date="2016-11-17T14:26:00Z">
        <w:r w:rsidRPr="000F3B9E" w:rsidDel="000F3B9E">
          <w:rPr>
            <w:rPrChange w:id="388" w:author="Paul Janssen" w:date="2016-11-17T14:26:00Z">
              <w:rPr>
                <w:rStyle w:val="Hyperlink"/>
              </w:rPr>
            </w:rPrChange>
          </w:rPr>
          <w:delText>2.1</w:delText>
        </w:r>
        <w:r w:rsidDel="000F3B9E">
          <w:rPr>
            <w:rFonts w:asciiTheme="minorHAnsi" w:eastAsiaTheme="minorEastAsia" w:hAnsiTheme="minorHAnsi" w:cstheme="minorBidi"/>
            <w:sz w:val="22"/>
            <w:szCs w:val="22"/>
          </w:rPr>
          <w:tab/>
        </w:r>
        <w:r w:rsidRPr="000F3B9E" w:rsidDel="000F3B9E">
          <w:rPr>
            <w:rPrChange w:id="389" w:author="Paul Janssen" w:date="2016-11-17T14:26:00Z">
              <w:rPr>
                <w:rStyle w:val="Hyperlink"/>
              </w:rPr>
            </w:rPrChange>
          </w:rPr>
          <w:delText>Scope.</w:delText>
        </w:r>
        <w:r w:rsidDel="000F3B9E">
          <w:rPr>
            <w:webHidden/>
          </w:rPr>
          <w:tab/>
          <w:delText>8</w:delText>
        </w:r>
      </w:del>
    </w:p>
    <w:p w:rsidR="0063450E" w:rsidDel="000F3B9E" w:rsidRDefault="0063450E">
      <w:pPr>
        <w:pStyle w:val="Inhopg1"/>
        <w:rPr>
          <w:del w:id="390" w:author="Paul Janssen" w:date="2016-11-17T14:26:00Z"/>
          <w:rFonts w:asciiTheme="minorHAnsi" w:eastAsiaTheme="minorEastAsia" w:hAnsiTheme="minorHAnsi" w:cstheme="minorBidi"/>
          <w:noProof/>
          <w:sz w:val="22"/>
          <w:szCs w:val="22"/>
        </w:rPr>
      </w:pPr>
      <w:del w:id="391" w:author="Paul Janssen" w:date="2016-11-17T14:26:00Z">
        <w:r w:rsidRPr="000F3B9E" w:rsidDel="000F3B9E">
          <w:rPr>
            <w:rPrChange w:id="392" w:author="Paul Janssen" w:date="2016-11-17T14:26:00Z">
              <w:rPr>
                <w:rStyle w:val="Hyperlink"/>
                <w:noProof/>
              </w:rPr>
            </w:rPrChange>
          </w:rPr>
          <w:delText>Overzicht</w:delText>
        </w:r>
        <w:r w:rsidDel="000F3B9E">
          <w:rPr>
            <w:noProof/>
            <w:webHidden/>
          </w:rPr>
          <w:tab/>
          <w:delText>9</w:delText>
        </w:r>
      </w:del>
    </w:p>
    <w:p w:rsidR="0063450E" w:rsidDel="000F3B9E" w:rsidRDefault="0063450E">
      <w:pPr>
        <w:pStyle w:val="Inhopg2"/>
        <w:rPr>
          <w:del w:id="393" w:author="Paul Janssen" w:date="2016-11-17T14:26:00Z"/>
          <w:rFonts w:asciiTheme="minorHAnsi" w:eastAsiaTheme="minorEastAsia" w:hAnsiTheme="minorHAnsi" w:cstheme="minorBidi"/>
          <w:sz w:val="22"/>
          <w:szCs w:val="22"/>
        </w:rPr>
      </w:pPr>
      <w:del w:id="394" w:author="Paul Janssen" w:date="2016-11-17T14:26:00Z">
        <w:r w:rsidRPr="000F3B9E" w:rsidDel="000F3B9E">
          <w:rPr>
            <w:rPrChange w:id="395" w:author="Paul Janssen" w:date="2016-11-17T14:26:00Z">
              <w:rPr>
                <w:rStyle w:val="Hyperlink"/>
              </w:rPr>
            </w:rPrChange>
          </w:rPr>
          <w:delText>3.1</w:delText>
        </w:r>
        <w:r w:rsidDel="000F3B9E">
          <w:rPr>
            <w:rFonts w:asciiTheme="minorHAnsi" w:eastAsiaTheme="minorEastAsia" w:hAnsiTheme="minorHAnsi" w:cstheme="minorBidi"/>
            <w:sz w:val="22"/>
            <w:szCs w:val="22"/>
          </w:rPr>
          <w:tab/>
        </w:r>
        <w:r w:rsidRPr="000F3B9E" w:rsidDel="000F3B9E">
          <w:rPr>
            <w:rPrChange w:id="396" w:author="Paul Janssen" w:date="2016-11-17T14:26:00Z">
              <w:rPr>
                <w:rStyle w:val="Hyperlink"/>
              </w:rPr>
            </w:rPrChange>
          </w:rPr>
          <w:delText>Naam en Acroniemen.</w:delText>
        </w:r>
        <w:r w:rsidDel="000F3B9E">
          <w:rPr>
            <w:webHidden/>
          </w:rPr>
          <w:tab/>
          <w:delText>9</w:delText>
        </w:r>
      </w:del>
    </w:p>
    <w:p w:rsidR="0063450E" w:rsidDel="000F3B9E" w:rsidRDefault="0063450E">
      <w:pPr>
        <w:pStyle w:val="Inhopg2"/>
        <w:rPr>
          <w:del w:id="397" w:author="Paul Janssen" w:date="2016-11-17T14:26:00Z"/>
          <w:rFonts w:asciiTheme="minorHAnsi" w:eastAsiaTheme="minorEastAsia" w:hAnsiTheme="minorHAnsi" w:cstheme="minorBidi"/>
          <w:sz w:val="22"/>
          <w:szCs w:val="22"/>
        </w:rPr>
      </w:pPr>
      <w:del w:id="398" w:author="Paul Janssen" w:date="2016-11-17T14:26:00Z">
        <w:r w:rsidRPr="000F3B9E" w:rsidDel="000F3B9E">
          <w:rPr>
            <w:rPrChange w:id="399" w:author="Paul Janssen" w:date="2016-11-17T14:26:00Z">
              <w:rPr>
                <w:rStyle w:val="Hyperlink"/>
              </w:rPr>
            </w:rPrChange>
          </w:rPr>
          <w:delText>3.2</w:delText>
        </w:r>
        <w:r w:rsidDel="000F3B9E">
          <w:rPr>
            <w:rFonts w:asciiTheme="minorHAnsi" w:eastAsiaTheme="minorEastAsia" w:hAnsiTheme="minorHAnsi" w:cstheme="minorBidi"/>
            <w:sz w:val="22"/>
            <w:szCs w:val="22"/>
          </w:rPr>
          <w:tab/>
        </w:r>
        <w:r w:rsidRPr="000F3B9E" w:rsidDel="000F3B9E">
          <w:rPr>
            <w:rPrChange w:id="400" w:author="Paul Janssen" w:date="2016-11-17T14:26:00Z">
              <w:rPr>
                <w:rStyle w:val="Hyperlink"/>
              </w:rPr>
            </w:rPrChange>
          </w:rPr>
          <w:delText>Informele beschrijving.</w:delText>
        </w:r>
        <w:r w:rsidDel="000F3B9E">
          <w:rPr>
            <w:webHidden/>
          </w:rPr>
          <w:tab/>
          <w:delText>9</w:delText>
        </w:r>
      </w:del>
    </w:p>
    <w:p w:rsidR="0063450E" w:rsidDel="000F3B9E" w:rsidRDefault="0063450E">
      <w:pPr>
        <w:pStyle w:val="Inhopg3"/>
        <w:rPr>
          <w:del w:id="401" w:author="Paul Janssen" w:date="2016-11-17T14:26:00Z"/>
          <w:rFonts w:asciiTheme="minorHAnsi" w:eastAsiaTheme="minorEastAsia" w:hAnsiTheme="minorHAnsi" w:cstheme="minorBidi"/>
          <w:noProof/>
          <w:sz w:val="22"/>
          <w:szCs w:val="22"/>
        </w:rPr>
      </w:pPr>
      <w:del w:id="402" w:author="Paul Janssen" w:date="2016-11-17T14:26:00Z">
        <w:r w:rsidRPr="000F3B9E" w:rsidDel="000F3B9E">
          <w:rPr>
            <w:rPrChange w:id="403" w:author="Paul Janssen" w:date="2016-11-17T14:26:00Z">
              <w:rPr>
                <w:rStyle w:val="Hyperlink"/>
                <w:noProof/>
              </w:rPr>
            </w:rPrChange>
          </w:rPr>
          <w:delText>3.2.1</w:delText>
        </w:r>
        <w:r w:rsidDel="000F3B9E">
          <w:rPr>
            <w:rFonts w:asciiTheme="minorHAnsi" w:eastAsiaTheme="minorEastAsia" w:hAnsiTheme="minorHAnsi" w:cstheme="minorBidi"/>
            <w:noProof/>
            <w:sz w:val="22"/>
            <w:szCs w:val="22"/>
          </w:rPr>
          <w:tab/>
        </w:r>
        <w:r w:rsidRPr="000F3B9E" w:rsidDel="000F3B9E">
          <w:rPr>
            <w:rPrChange w:id="404" w:author="Paul Janssen" w:date="2016-11-17T14:26:00Z">
              <w:rPr>
                <w:rStyle w:val="Hyperlink"/>
                <w:noProof/>
              </w:rPr>
            </w:rPrChange>
          </w:rPr>
          <w:delText>Definitie.</w:delText>
        </w:r>
        <w:r w:rsidDel="000F3B9E">
          <w:rPr>
            <w:noProof/>
            <w:webHidden/>
          </w:rPr>
          <w:tab/>
          <w:delText>9</w:delText>
        </w:r>
      </w:del>
    </w:p>
    <w:p w:rsidR="0063450E" w:rsidDel="000F3B9E" w:rsidRDefault="0063450E">
      <w:pPr>
        <w:pStyle w:val="Inhopg3"/>
        <w:rPr>
          <w:del w:id="405" w:author="Paul Janssen" w:date="2016-11-17T14:26:00Z"/>
          <w:rFonts w:asciiTheme="minorHAnsi" w:eastAsiaTheme="minorEastAsia" w:hAnsiTheme="minorHAnsi" w:cstheme="minorBidi"/>
          <w:noProof/>
          <w:sz w:val="22"/>
          <w:szCs w:val="22"/>
        </w:rPr>
      </w:pPr>
      <w:del w:id="406" w:author="Paul Janssen" w:date="2016-11-17T14:26:00Z">
        <w:r w:rsidRPr="000F3B9E" w:rsidDel="000F3B9E">
          <w:rPr>
            <w:rPrChange w:id="407" w:author="Paul Janssen" w:date="2016-11-17T14:26:00Z">
              <w:rPr>
                <w:rStyle w:val="Hyperlink"/>
                <w:noProof/>
              </w:rPr>
            </w:rPrChange>
          </w:rPr>
          <w:delText>3.2.2</w:delText>
        </w:r>
        <w:r w:rsidDel="000F3B9E">
          <w:rPr>
            <w:rFonts w:asciiTheme="minorHAnsi" w:eastAsiaTheme="minorEastAsia" w:hAnsiTheme="minorHAnsi" w:cstheme="minorBidi"/>
            <w:noProof/>
            <w:sz w:val="22"/>
            <w:szCs w:val="22"/>
          </w:rPr>
          <w:tab/>
        </w:r>
        <w:r w:rsidRPr="000F3B9E" w:rsidDel="000F3B9E">
          <w:rPr>
            <w:rPrChange w:id="408" w:author="Paul Janssen" w:date="2016-11-17T14:26:00Z">
              <w:rPr>
                <w:rStyle w:val="Hyperlink"/>
                <w:noProof/>
              </w:rPr>
            </w:rPrChange>
          </w:rPr>
          <w:delText>Beschrijving.</w:delText>
        </w:r>
        <w:r w:rsidDel="000F3B9E">
          <w:rPr>
            <w:noProof/>
            <w:webHidden/>
          </w:rPr>
          <w:tab/>
          <w:delText>9</w:delText>
        </w:r>
      </w:del>
    </w:p>
    <w:p w:rsidR="0063450E" w:rsidDel="000F3B9E" w:rsidRDefault="0063450E">
      <w:pPr>
        <w:pStyle w:val="Inhopg2"/>
        <w:rPr>
          <w:del w:id="409" w:author="Paul Janssen" w:date="2016-11-17T14:26:00Z"/>
          <w:rFonts w:asciiTheme="minorHAnsi" w:eastAsiaTheme="minorEastAsia" w:hAnsiTheme="minorHAnsi" w:cstheme="minorBidi"/>
          <w:sz w:val="22"/>
          <w:szCs w:val="22"/>
        </w:rPr>
      </w:pPr>
      <w:del w:id="410" w:author="Paul Janssen" w:date="2016-11-17T14:26:00Z">
        <w:r w:rsidRPr="000F3B9E" w:rsidDel="000F3B9E">
          <w:rPr>
            <w:rPrChange w:id="411" w:author="Paul Janssen" w:date="2016-11-17T14:26:00Z">
              <w:rPr>
                <w:rStyle w:val="Hyperlink"/>
              </w:rPr>
            </w:rPrChange>
          </w:rPr>
          <w:delText>3.3</w:delText>
        </w:r>
        <w:r w:rsidDel="000F3B9E">
          <w:rPr>
            <w:rFonts w:asciiTheme="minorHAnsi" w:eastAsiaTheme="minorEastAsia" w:hAnsiTheme="minorHAnsi" w:cstheme="minorBidi"/>
            <w:sz w:val="22"/>
            <w:szCs w:val="22"/>
          </w:rPr>
          <w:tab/>
        </w:r>
        <w:r w:rsidRPr="000F3B9E" w:rsidDel="000F3B9E">
          <w:rPr>
            <w:rPrChange w:id="412" w:author="Paul Janssen" w:date="2016-11-17T14:26:00Z">
              <w:rPr>
                <w:rStyle w:val="Hyperlink"/>
              </w:rPr>
            </w:rPrChange>
          </w:rPr>
          <w:delText>Normatieve referenties.</w:delText>
        </w:r>
        <w:r w:rsidDel="000F3B9E">
          <w:rPr>
            <w:webHidden/>
          </w:rPr>
          <w:tab/>
          <w:delText>11</w:delText>
        </w:r>
      </w:del>
    </w:p>
    <w:p w:rsidR="0063450E" w:rsidDel="000F3B9E" w:rsidRDefault="0063450E">
      <w:pPr>
        <w:pStyle w:val="Inhopg2"/>
        <w:rPr>
          <w:del w:id="413" w:author="Paul Janssen" w:date="2016-11-17T14:26:00Z"/>
          <w:rFonts w:asciiTheme="minorHAnsi" w:eastAsiaTheme="minorEastAsia" w:hAnsiTheme="minorHAnsi" w:cstheme="minorBidi"/>
          <w:sz w:val="22"/>
          <w:szCs w:val="22"/>
        </w:rPr>
      </w:pPr>
      <w:del w:id="414" w:author="Paul Janssen" w:date="2016-11-17T14:26:00Z">
        <w:r w:rsidRPr="000F3B9E" w:rsidDel="000F3B9E">
          <w:rPr>
            <w:rPrChange w:id="415" w:author="Paul Janssen" w:date="2016-11-17T14:26:00Z">
              <w:rPr>
                <w:rStyle w:val="Hyperlink"/>
              </w:rPr>
            </w:rPrChange>
          </w:rPr>
          <w:delText>3.4</w:delText>
        </w:r>
        <w:r w:rsidDel="000F3B9E">
          <w:rPr>
            <w:rFonts w:asciiTheme="minorHAnsi" w:eastAsiaTheme="minorEastAsia" w:hAnsiTheme="minorHAnsi" w:cstheme="minorBidi"/>
            <w:sz w:val="22"/>
            <w:szCs w:val="22"/>
          </w:rPr>
          <w:tab/>
        </w:r>
        <w:r w:rsidRPr="000F3B9E" w:rsidDel="000F3B9E">
          <w:rPr>
            <w:rPrChange w:id="416" w:author="Paul Janssen" w:date="2016-11-17T14:26:00Z">
              <w:rPr>
                <w:rStyle w:val="Hyperlink"/>
              </w:rPr>
            </w:rPrChange>
          </w:rPr>
          <w:delText>Totstandkoming.</w:delText>
        </w:r>
        <w:r w:rsidDel="000F3B9E">
          <w:rPr>
            <w:webHidden/>
          </w:rPr>
          <w:tab/>
          <w:delText>12</w:delText>
        </w:r>
      </w:del>
    </w:p>
    <w:p w:rsidR="0063450E" w:rsidDel="000F3B9E" w:rsidRDefault="0063450E">
      <w:pPr>
        <w:pStyle w:val="Inhopg2"/>
        <w:rPr>
          <w:del w:id="417" w:author="Paul Janssen" w:date="2016-11-17T14:26:00Z"/>
          <w:rFonts w:asciiTheme="minorHAnsi" w:eastAsiaTheme="minorEastAsia" w:hAnsiTheme="minorHAnsi" w:cstheme="minorBidi"/>
          <w:sz w:val="22"/>
          <w:szCs w:val="22"/>
        </w:rPr>
      </w:pPr>
      <w:del w:id="418" w:author="Paul Janssen" w:date="2016-11-17T14:26:00Z">
        <w:r w:rsidRPr="000F3B9E" w:rsidDel="000F3B9E">
          <w:rPr>
            <w:rPrChange w:id="419" w:author="Paul Janssen" w:date="2016-11-17T14:26:00Z">
              <w:rPr>
                <w:rStyle w:val="Hyperlink"/>
              </w:rPr>
            </w:rPrChange>
          </w:rPr>
          <w:delText>3.5</w:delText>
        </w:r>
        <w:r w:rsidDel="000F3B9E">
          <w:rPr>
            <w:rFonts w:asciiTheme="minorHAnsi" w:eastAsiaTheme="minorEastAsia" w:hAnsiTheme="minorHAnsi" w:cstheme="minorBidi"/>
            <w:sz w:val="22"/>
            <w:szCs w:val="22"/>
          </w:rPr>
          <w:tab/>
        </w:r>
        <w:r w:rsidRPr="000F3B9E" w:rsidDel="000F3B9E">
          <w:rPr>
            <w:rPrChange w:id="420" w:author="Paul Janssen" w:date="2016-11-17T14:26:00Z">
              <w:rPr>
                <w:rStyle w:val="Hyperlink"/>
              </w:rPr>
            </w:rPrChange>
          </w:rPr>
          <w:delText>Termen en definities.</w:delText>
        </w:r>
        <w:r w:rsidDel="000F3B9E">
          <w:rPr>
            <w:webHidden/>
          </w:rPr>
          <w:tab/>
          <w:delText>12</w:delText>
        </w:r>
      </w:del>
    </w:p>
    <w:p w:rsidR="0063450E" w:rsidDel="000F3B9E" w:rsidRDefault="0063450E">
      <w:pPr>
        <w:pStyle w:val="Inhopg2"/>
        <w:rPr>
          <w:del w:id="421" w:author="Paul Janssen" w:date="2016-11-17T14:26:00Z"/>
          <w:rFonts w:asciiTheme="minorHAnsi" w:eastAsiaTheme="minorEastAsia" w:hAnsiTheme="minorHAnsi" w:cstheme="minorBidi"/>
          <w:sz w:val="22"/>
          <w:szCs w:val="22"/>
        </w:rPr>
      </w:pPr>
      <w:del w:id="422" w:author="Paul Janssen" w:date="2016-11-17T14:26:00Z">
        <w:r w:rsidRPr="000F3B9E" w:rsidDel="000F3B9E">
          <w:rPr>
            <w:rPrChange w:id="423" w:author="Paul Janssen" w:date="2016-11-17T14:26:00Z">
              <w:rPr>
                <w:rStyle w:val="Hyperlink"/>
              </w:rPr>
            </w:rPrChange>
          </w:rPr>
          <w:delText>3.6</w:delText>
        </w:r>
        <w:r w:rsidDel="000F3B9E">
          <w:rPr>
            <w:rFonts w:asciiTheme="minorHAnsi" w:eastAsiaTheme="minorEastAsia" w:hAnsiTheme="minorHAnsi" w:cstheme="minorBidi"/>
            <w:sz w:val="22"/>
            <w:szCs w:val="22"/>
          </w:rPr>
          <w:tab/>
        </w:r>
        <w:r w:rsidRPr="000F3B9E" w:rsidDel="000F3B9E">
          <w:rPr>
            <w:rPrChange w:id="424" w:author="Paul Janssen" w:date="2016-11-17T14:26:00Z">
              <w:rPr>
                <w:rStyle w:val="Hyperlink"/>
              </w:rPr>
            </w:rPrChange>
          </w:rPr>
          <w:delText>Symbolen en afkortingen.</w:delText>
        </w:r>
        <w:r w:rsidDel="000F3B9E">
          <w:rPr>
            <w:webHidden/>
          </w:rPr>
          <w:tab/>
          <w:delText>15</w:delText>
        </w:r>
      </w:del>
    </w:p>
    <w:p w:rsidR="0063450E" w:rsidDel="000F3B9E" w:rsidRDefault="0063450E">
      <w:pPr>
        <w:pStyle w:val="Inhopg1"/>
        <w:rPr>
          <w:del w:id="425" w:author="Paul Janssen" w:date="2016-11-17T14:26:00Z"/>
          <w:rFonts w:asciiTheme="minorHAnsi" w:eastAsiaTheme="minorEastAsia" w:hAnsiTheme="minorHAnsi" w:cstheme="minorBidi"/>
          <w:noProof/>
          <w:sz w:val="22"/>
          <w:szCs w:val="22"/>
        </w:rPr>
      </w:pPr>
      <w:del w:id="426" w:author="Paul Janssen" w:date="2016-11-17T14:26:00Z">
        <w:r w:rsidRPr="000F3B9E" w:rsidDel="000F3B9E">
          <w:rPr>
            <w:rPrChange w:id="427" w:author="Paul Janssen" w:date="2016-11-17T14:26:00Z">
              <w:rPr>
                <w:rStyle w:val="Hyperlink"/>
                <w:noProof/>
              </w:rPr>
            </w:rPrChange>
          </w:rPr>
          <w:delText>Identificatie document</w:delText>
        </w:r>
        <w:r w:rsidDel="000F3B9E">
          <w:rPr>
            <w:noProof/>
            <w:webHidden/>
          </w:rPr>
          <w:tab/>
          <w:delText>17</w:delText>
        </w:r>
      </w:del>
    </w:p>
    <w:p w:rsidR="0063450E" w:rsidDel="000F3B9E" w:rsidRDefault="0063450E">
      <w:pPr>
        <w:pStyle w:val="Inhopg1"/>
        <w:rPr>
          <w:del w:id="428" w:author="Paul Janssen" w:date="2016-11-17T14:26:00Z"/>
          <w:rFonts w:asciiTheme="minorHAnsi" w:eastAsiaTheme="minorEastAsia" w:hAnsiTheme="minorHAnsi" w:cstheme="minorBidi"/>
          <w:noProof/>
          <w:sz w:val="22"/>
          <w:szCs w:val="22"/>
        </w:rPr>
      </w:pPr>
      <w:del w:id="429" w:author="Paul Janssen" w:date="2016-11-17T14:26:00Z">
        <w:r w:rsidRPr="000F3B9E" w:rsidDel="000F3B9E">
          <w:rPr>
            <w:rPrChange w:id="430" w:author="Paul Janssen" w:date="2016-11-17T14:26:00Z">
              <w:rPr>
                <w:rStyle w:val="Hyperlink"/>
                <w:noProof/>
              </w:rPr>
            </w:rPrChange>
          </w:rPr>
          <w:delText>Data content en structuur</w:delText>
        </w:r>
        <w:r w:rsidDel="000F3B9E">
          <w:rPr>
            <w:noProof/>
            <w:webHidden/>
          </w:rPr>
          <w:tab/>
          <w:delText>18</w:delText>
        </w:r>
      </w:del>
    </w:p>
    <w:p w:rsidR="0063450E" w:rsidDel="000F3B9E" w:rsidRDefault="0063450E">
      <w:pPr>
        <w:pStyle w:val="Inhopg2"/>
        <w:rPr>
          <w:del w:id="431" w:author="Paul Janssen" w:date="2016-11-17T14:26:00Z"/>
          <w:rFonts w:asciiTheme="minorHAnsi" w:eastAsiaTheme="minorEastAsia" w:hAnsiTheme="minorHAnsi" w:cstheme="minorBidi"/>
          <w:sz w:val="22"/>
          <w:szCs w:val="22"/>
        </w:rPr>
      </w:pPr>
      <w:del w:id="432" w:author="Paul Janssen" w:date="2016-11-17T14:26:00Z">
        <w:r w:rsidRPr="000F3B9E" w:rsidDel="000F3B9E">
          <w:rPr>
            <w:rPrChange w:id="433" w:author="Paul Janssen" w:date="2016-11-17T14:26:00Z">
              <w:rPr>
                <w:rStyle w:val="Hyperlink"/>
              </w:rPr>
            </w:rPrChange>
          </w:rPr>
          <w:delText>5.1</w:delText>
        </w:r>
        <w:r w:rsidDel="000F3B9E">
          <w:rPr>
            <w:rFonts w:asciiTheme="minorHAnsi" w:eastAsiaTheme="minorEastAsia" w:hAnsiTheme="minorHAnsi" w:cstheme="minorBidi"/>
            <w:sz w:val="22"/>
            <w:szCs w:val="22"/>
          </w:rPr>
          <w:tab/>
        </w:r>
        <w:r w:rsidRPr="000F3B9E" w:rsidDel="000F3B9E">
          <w:rPr>
            <w:rPrChange w:id="434" w:author="Paul Janssen" w:date="2016-11-17T14:26:00Z">
              <w:rPr>
                <w:rStyle w:val="Hyperlink"/>
              </w:rPr>
            </w:rPrChange>
          </w:rPr>
          <w:delText>Inleiding.</w:delText>
        </w:r>
        <w:r w:rsidDel="000F3B9E">
          <w:rPr>
            <w:webHidden/>
          </w:rPr>
          <w:tab/>
          <w:delText>18</w:delText>
        </w:r>
      </w:del>
    </w:p>
    <w:p w:rsidR="0063450E" w:rsidDel="000F3B9E" w:rsidRDefault="0063450E">
      <w:pPr>
        <w:pStyle w:val="Inhopg2"/>
        <w:rPr>
          <w:del w:id="435" w:author="Paul Janssen" w:date="2016-11-17T14:26:00Z"/>
          <w:rFonts w:asciiTheme="minorHAnsi" w:eastAsiaTheme="minorEastAsia" w:hAnsiTheme="minorHAnsi" w:cstheme="minorBidi"/>
          <w:sz w:val="22"/>
          <w:szCs w:val="22"/>
        </w:rPr>
      </w:pPr>
      <w:del w:id="436" w:author="Paul Janssen" w:date="2016-11-17T14:26:00Z">
        <w:r w:rsidRPr="000F3B9E" w:rsidDel="000F3B9E">
          <w:rPr>
            <w:rPrChange w:id="437" w:author="Paul Janssen" w:date="2016-11-17T14:26:00Z">
              <w:rPr>
                <w:rStyle w:val="Hyperlink"/>
              </w:rPr>
            </w:rPrChange>
          </w:rPr>
          <w:delText>5.2</w:delText>
        </w:r>
        <w:r w:rsidDel="000F3B9E">
          <w:rPr>
            <w:rFonts w:asciiTheme="minorHAnsi" w:eastAsiaTheme="minorEastAsia" w:hAnsiTheme="minorHAnsi" w:cstheme="minorBidi"/>
            <w:sz w:val="22"/>
            <w:szCs w:val="22"/>
          </w:rPr>
          <w:tab/>
        </w:r>
        <w:r w:rsidRPr="000F3B9E" w:rsidDel="000F3B9E">
          <w:rPr>
            <w:rPrChange w:id="438" w:author="Paul Janssen" w:date="2016-11-17T14:26:00Z">
              <w:rPr>
                <w:rStyle w:val="Hyperlink"/>
              </w:rPr>
            </w:rPrChange>
          </w:rPr>
          <w:delText>UML diagrammen.</w:delText>
        </w:r>
        <w:r w:rsidDel="000F3B9E">
          <w:rPr>
            <w:webHidden/>
          </w:rPr>
          <w:tab/>
          <w:delText>18</w:delText>
        </w:r>
      </w:del>
    </w:p>
    <w:p w:rsidR="0063450E" w:rsidDel="000F3B9E" w:rsidRDefault="0063450E">
      <w:pPr>
        <w:pStyle w:val="Inhopg3"/>
        <w:rPr>
          <w:del w:id="439" w:author="Paul Janssen" w:date="2016-11-17T14:26:00Z"/>
          <w:rFonts w:asciiTheme="minorHAnsi" w:eastAsiaTheme="minorEastAsia" w:hAnsiTheme="minorHAnsi" w:cstheme="minorBidi"/>
          <w:noProof/>
          <w:sz w:val="22"/>
          <w:szCs w:val="22"/>
        </w:rPr>
      </w:pPr>
      <w:del w:id="440" w:author="Paul Janssen" w:date="2016-11-17T14:26:00Z">
        <w:r w:rsidRPr="000F3B9E" w:rsidDel="000F3B9E">
          <w:rPr>
            <w:rPrChange w:id="441" w:author="Paul Janssen" w:date="2016-11-17T14:26:00Z">
              <w:rPr>
                <w:rStyle w:val="Hyperlink"/>
                <w:noProof/>
              </w:rPr>
            </w:rPrChange>
          </w:rPr>
          <w:delText>5.2.1</w:delText>
        </w:r>
        <w:r w:rsidDel="000F3B9E">
          <w:rPr>
            <w:rFonts w:asciiTheme="minorHAnsi" w:eastAsiaTheme="minorEastAsia" w:hAnsiTheme="minorHAnsi" w:cstheme="minorBidi"/>
            <w:noProof/>
            <w:sz w:val="22"/>
            <w:szCs w:val="22"/>
          </w:rPr>
          <w:tab/>
        </w:r>
        <w:r w:rsidRPr="000F3B9E" w:rsidDel="000F3B9E">
          <w:rPr>
            <w:rPrChange w:id="442" w:author="Paul Janssen" w:date="2016-11-17T14:26:00Z">
              <w:rPr>
                <w:rStyle w:val="Hyperlink"/>
                <w:noProof/>
              </w:rPr>
            </w:rPrChange>
          </w:rPr>
          <w:delText>Beschrijving algemeen principe: IMKL2015 als extensie op INSPIRE.</w:delText>
        </w:r>
        <w:r w:rsidDel="000F3B9E">
          <w:rPr>
            <w:noProof/>
            <w:webHidden/>
          </w:rPr>
          <w:tab/>
          <w:delText>18</w:delText>
        </w:r>
      </w:del>
    </w:p>
    <w:p w:rsidR="0063450E" w:rsidDel="000F3B9E" w:rsidRDefault="0063450E">
      <w:pPr>
        <w:pStyle w:val="Inhopg3"/>
        <w:rPr>
          <w:del w:id="443" w:author="Paul Janssen" w:date="2016-11-17T14:26:00Z"/>
          <w:rFonts w:asciiTheme="minorHAnsi" w:eastAsiaTheme="minorEastAsia" w:hAnsiTheme="minorHAnsi" w:cstheme="minorBidi"/>
          <w:noProof/>
          <w:sz w:val="22"/>
          <w:szCs w:val="22"/>
        </w:rPr>
      </w:pPr>
      <w:del w:id="444" w:author="Paul Janssen" w:date="2016-11-17T14:26:00Z">
        <w:r w:rsidRPr="000F3B9E" w:rsidDel="000F3B9E">
          <w:rPr>
            <w:rPrChange w:id="445" w:author="Paul Janssen" w:date="2016-11-17T14:26:00Z">
              <w:rPr>
                <w:rStyle w:val="Hyperlink"/>
                <w:noProof/>
              </w:rPr>
            </w:rPrChange>
          </w:rPr>
          <w:delText>5.2.2</w:delText>
        </w:r>
        <w:r w:rsidDel="000F3B9E">
          <w:rPr>
            <w:rFonts w:asciiTheme="minorHAnsi" w:eastAsiaTheme="minorEastAsia" w:hAnsiTheme="minorHAnsi" w:cstheme="minorBidi"/>
            <w:noProof/>
            <w:sz w:val="22"/>
            <w:szCs w:val="22"/>
          </w:rPr>
          <w:tab/>
        </w:r>
        <w:r w:rsidRPr="000F3B9E" w:rsidDel="000F3B9E">
          <w:rPr>
            <w:rPrChange w:id="446" w:author="Paul Janssen" w:date="2016-11-17T14:26:00Z">
              <w:rPr>
                <w:rStyle w:val="Hyperlink"/>
                <w:noProof/>
              </w:rPr>
            </w:rPrChange>
          </w:rPr>
          <w:delText>UML - WION overzicht.</w:delText>
        </w:r>
        <w:r w:rsidDel="000F3B9E">
          <w:rPr>
            <w:noProof/>
            <w:webHidden/>
          </w:rPr>
          <w:tab/>
          <w:delText>19</w:delText>
        </w:r>
      </w:del>
    </w:p>
    <w:p w:rsidR="0063450E" w:rsidDel="000F3B9E" w:rsidRDefault="0063450E">
      <w:pPr>
        <w:pStyle w:val="Inhopg3"/>
        <w:rPr>
          <w:del w:id="447" w:author="Paul Janssen" w:date="2016-11-17T14:26:00Z"/>
          <w:rFonts w:asciiTheme="minorHAnsi" w:eastAsiaTheme="minorEastAsia" w:hAnsiTheme="minorHAnsi" w:cstheme="minorBidi"/>
          <w:noProof/>
          <w:sz w:val="22"/>
          <w:szCs w:val="22"/>
        </w:rPr>
      </w:pPr>
      <w:del w:id="448" w:author="Paul Janssen" w:date="2016-11-17T14:26:00Z">
        <w:r w:rsidRPr="000F3B9E" w:rsidDel="000F3B9E">
          <w:rPr>
            <w:rPrChange w:id="449" w:author="Paul Janssen" w:date="2016-11-17T14:26:00Z">
              <w:rPr>
                <w:rStyle w:val="Hyperlink"/>
                <w:noProof/>
              </w:rPr>
            </w:rPrChange>
          </w:rPr>
          <w:delText>5.2.3</w:delText>
        </w:r>
        <w:r w:rsidDel="000F3B9E">
          <w:rPr>
            <w:rFonts w:asciiTheme="minorHAnsi" w:eastAsiaTheme="minorEastAsia" w:hAnsiTheme="minorHAnsi" w:cstheme="minorBidi"/>
            <w:noProof/>
            <w:sz w:val="22"/>
            <w:szCs w:val="22"/>
          </w:rPr>
          <w:tab/>
        </w:r>
        <w:r w:rsidRPr="000F3B9E" w:rsidDel="000F3B9E">
          <w:rPr>
            <w:rPrChange w:id="450" w:author="Paul Janssen" w:date="2016-11-17T14:26:00Z">
              <w:rPr>
                <w:rStyle w:val="Hyperlink"/>
                <w:noProof/>
              </w:rPr>
            </w:rPrChange>
          </w:rPr>
          <w:delText>Associaties in het model.</w:delText>
        </w:r>
        <w:r w:rsidDel="000F3B9E">
          <w:rPr>
            <w:noProof/>
            <w:webHidden/>
          </w:rPr>
          <w:tab/>
          <w:delText>22</w:delText>
        </w:r>
      </w:del>
    </w:p>
    <w:p w:rsidR="0063450E" w:rsidDel="000F3B9E" w:rsidRDefault="0063450E">
      <w:pPr>
        <w:pStyle w:val="Inhopg3"/>
        <w:rPr>
          <w:del w:id="451" w:author="Paul Janssen" w:date="2016-11-17T14:26:00Z"/>
          <w:rFonts w:asciiTheme="minorHAnsi" w:eastAsiaTheme="minorEastAsia" w:hAnsiTheme="minorHAnsi" w:cstheme="minorBidi"/>
          <w:noProof/>
          <w:sz w:val="22"/>
          <w:szCs w:val="22"/>
        </w:rPr>
      </w:pPr>
      <w:del w:id="452" w:author="Paul Janssen" w:date="2016-11-17T14:26:00Z">
        <w:r w:rsidRPr="000F3B9E" w:rsidDel="000F3B9E">
          <w:rPr>
            <w:rPrChange w:id="453" w:author="Paul Janssen" w:date="2016-11-17T14:26:00Z">
              <w:rPr>
                <w:rStyle w:val="Hyperlink"/>
                <w:noProof/>
              </w:rPr>
            </w:rPrChange>
          </w:rPr>
          <w:delText>5.2.4</w:delText>
        </w:r>
        <w:r w:rsidDel="000F3B9E">
          <w:rPr>
            <w:rFonts w:asciiTheme="minorHAnsi" w:eastAsiaTheme="minorEastAsia" w:hAnsiTheme="minorHAnsi" w:cstheme="minorBidi"/>
            <w:noProof/>
            <w:sz w:val="22"/>
            <w:szCs w:val="22"/>
          </w:rPr>
          <w:tab/>
        </w:r>
        <w:r w:rsidRPr="000F3B9E" w:rsidDel="000F3B9E">
          <w:rPr>
            <w:rPrChange w:id="454" w:author="Paul Janssen" w:date="2016-11-17T14:26:00Z">
              <w:rPr>
                <w:rStyle w:val="Hyperlink"/>
                <w:noProof/>
              </w:rPr>
            </w:rPrChange>
          </w:rPr>
          <w:delText>Numerieke waarden.</w:delText>
        </w:r>
        <w:r w:rsidDel="000F3B9E">
          <w:rPr>
            <w:noProof/>
            <w:webHidden/>
          </w:rPr>
          <w:tab/>
          <w:delText>22</w:delText>
        </w:r>
      </w:del>
    </w:p>
    <w:p w:rsidR="0063450E" w:rsidDel="000F3B9E" w:rsidRDefault="0063450E">
      <w:pPr>
        <w:pStyle w:val="Inhopg3"/>
        <w:rPr>
          <w:del w:id="455" w:author="Paul Janssen" w:date="2016-11-17T14:26:00Z"/>
          <w:rFonts w:asciiTheme="minorHAnsi" w:eastAsiaTheme="minorEastAsia" w:hAnsiTheme="minorHAnsi" w:cstheme="minorBidi"/>
          <w:noProof/>
          <w:sz w:val="22"/>
          <w:szCs w:val="22"/>
        </w:rPr>
      </w:pPr>
      <w:del w:id="456" w:author="Paul Janssen" w:date="2016-11-17T14:26:00Z">
        <w:r w:rsidRPr="000F3B9E" w:rsidDel="000F3B9E">
          <w:rPr>
            <w:rPrChange w:id="457" w:author="Paul Janssen" w:date="2016-11-17T14:26:00Z">
              <w:rPr>
                <w:rStyle w:val="Hyperlink"/>
                <w:noProof/>
              </w:rPr>
            </w:rPrChange>
          </w:rPr>
          <w:delText>5.2.5</w:delText>
        </w:r>
        <w:r w:rsidDel="000F3B9E">
          <w:rPr>
            <w:rFonts w:asciiTheme="minorHAnsi" w:eastAsiaTheme="minorEastAsia" w:hAnsiTheme="minorHAnsi" w:cstheme="minorBidi"/>
            <w:noProof/>
            <w:sz w:val="22"/>
            <w:szCs w:val="22"/>
          </w:rPr>
          <w:tab/>
        </w:r>
        <w:r w:rsidRPr="000F3B9E" w:rsidDel="000F3B9E">
          <w:rPr>
            <w:rPrChange w:id="458" w:author="Paul Janssen" w:date="2016-11-17T14:26:00Z">
              <w:rPr>
                <w:rStyle w:val="Hyperlink"/>
                <w:noProof/>
              </w:rPr>
            </w:rPrChange>
          </w:rPr>
          <w:delText>Waardelijsten zijn extern.</w:delText>
        </w:r>
        <w:r w:rsidDel="000F3B9E">
          <w:rPr>
            <w:noProof/>
            <w:webHidden/>
          </w:rPr>
          <w:tab/>
          <w:delText>22</w:delText>
        </w:r>
      </w:del>
    </w:p>
    <w:p w:rsidR="0063450E" w:rsidDel="000F3B9E" w:rsidRDefault="0063450E">
      <w:pPr>
        <w:pStyle w:val="Inhopg3"/>
        <w:rPr>
          <w:del w:id="459" w:author="Paul Janssen" w:date="2016-11-17T14:26:00Z"/>
          <w:rFonts w:asciiTheme="minorHAnsi" w:eastAsiaTheme="minorEastAsia" w:hAnsiTheme="minorHAnsi" w:cstheme="minorBidi"/>
          <w:noProof/>
          <w:sz w:val="22"/>
          <w:szCs w:val="22"/>
        </w:rPr>
      </w:pPr>
      <w:del w:id="460" w:author="Paul Janssen" w:date="2016-11-17T14:26:00Z">
        <w:r w:rsidRPr="000F3B9E" w:rsidDel="000F3B9E">
          <w:rPr>
            <w:rPrChange w:id="461" w:author="Paul Janssen" w:date="2016-11-17T14:26:00Z">
              <w:rPr>
                <w:rStyle w:val="Hyperlink"/>
                <w:noProof/>
              </w:rPr>
            </w:rPrChange>
          </w:rPr>
          <w:delText>5.2.6</w:delText>
        </w:r>
        <w:r w:rsidDel="000F3B9E">
          <w:rPr>
            <w:rFonts w:asciiTheme="minorHAnsi" w:eastAsiaTheme="minorEastAsia" w:hAnsiTheme="minorHAnsi" w:cstheme="minorBidi"/>
            <w:noProof/>
            <w:sz w:val="22"/>
            <w:szCs w:val="22"/>
          </w:rPr>
          <w:tab/>
        </w:r>
        <w:r w:rsidRPr="000F3B9E" w:rsidDel="000F3B9E">
          <w:rPr>
            <w:rPrChange w:id="462" w:author="Paul Janssen" w:date="2016-11-17T14:26:00Z">
              <w:rPr>
                <w:rStyle w:val="Hyperlink"/>
                <w:noProof/>
              </w:rPr>
            </w:rPrChange>
          </w:rPr>
          <w:delText>Basisattributen voor identificatie en labels.</w:delText>
        </w:r>
        <w:r w:rsidDel="000F3B9E">
          <w:rPr>
            <w:noProof/>
            <w:webHidden/>
          </w:rPr>
          <w:tab/>
          <w:delText>23</w:delText>
        </w:r>
      </w:del>
    </w:p>
    <w:p w:rsidR="0063450E" w:rsidDel="000F3B9E" w:rsidRDefault="0063450E">
      <w:pPr>
        <w:pStyle w:val="Inhopg3"/>
        <w:rPr>
          <w:del w:id="463" w:author="Paul Janssen" w:date="2016-11-17T14:26:00Z"/>
          <w:rFonts w:asciiTheme="minorHAnsi" w:eastAsiaTheme="minorEastAsia" w:hAnsiTheme="minorHAnsi" w:cstheme="minorBidi"/>
          <w:noProof/>
          <w:sz w:val="22"/>
          <w:szCs w:val="22"/>
        </w:rPr>
      </w:pPr>
      <w:del w:id="464" w:author="Paul Janssen" w:date="2016-11-17T14:26:00Z">
        <w:r w:rsidRPr="000F3B9E" w:rsidDel="000F3B9E">
          <w:rPr>
            <w:rPrChange w:id="465" w:author="Paul Janssen" w:date="2016-11-17T14:26:00Z">
              <w:rPr>
                <w:rStyle w:val="Hyperlink"/>
                <w:noProof/>
              </w:rPr>
            </w:rPrChange>
          </w:rPr>
          <w:delText>5.2.7</w:delText>
        </w:r>
        <w:r w:rsidDel="000F3B9E">
          <w:rPr>
            <w:rFonts w:asciiTheme="minorHAnsi" w:eastAsiaTheme="minorEastAsia" w:hAnsiTheme="minorHAnsi" w:cstheme="minorBidi"/>
            <w:noProof/>
            <w:sz w:val="22"/>
            <w:szCs w:val="22"/>
          </w:rPr>
          <w:tab/>
        </w:r>
        <w:r w:rsidRPr="000F3B9E" w:rsidDel="000F3B9E">
          <w:rPr>
            <w:rPrChange w:id="466" w:author="Paul Janssen" w:date="2016-11-17T14:26:00Z">
              <w:rPr>
                <w:rStyle w:val="Hyperlink"/>
                <w:noProof/>
              </w:rPr>
            </w:rPrChange>
          </w:rPr>
          <w:delText>IMKL2015 semantische kern.</w:delText>
        </w:r>
        <w:r w:rsidDel="000F3B9E">
          <w:rPr>
            <w:noProof/>
            <w:webHidden/>
          </w:rPr>
          <w:tab/>
          <w:delText>25</w:delText>
        </w:r>
      </w:del>
    </w:p>
    <w:p w:rsidR="0063450E" w:rsidDel="000F3B9E" w:rsidRDefault="0063450E">
      <w:pPr>
        <w:pStyle w:val="Inhopg3"/>
        <w:rPr>
          <w:del w:id="467" w:author="Paul Janssen" w:date="2016-11-17T14:26:00Z"/>
          <w:rFonts w:asciiTheme="minorHAnsi" w:eastAsiaTheme="minorEastAsia" w:hAnsiTheme="minorHAnsi" w:cstheme="minorBidi"/>
          <w:noProof/>
          <w:sz w:val="22"/>
          <w:szCs w:val="22"/>
        </w:rPr>
      </w:pPr>
      <w:del w:id="468" w:author="Paul Janssen" w:date="2016-11-17T14:26:00Z">
        <w:r w:rsidRPr="000F3B9E" w:rsidDel="000F3B9E">
          <w:rPr>
            <w:rPrChange w:id="469" w:author="Paul Janssen" w:date="2016-11-17T14:26:00Z">
              <w:rPr>
                <w:rStyle w:val="Hyperlink"/>
                <w:noProof/>
              </w:rPr>
            </w:rPrChange>
          </w:rPr>
          <w:delText>5.2.8</w:delText>
        </w:r>
        <w:r w:rsidDel="000F3B9E">
          <w:rPr>
            <w:rFonts w:asciiTheme="minorHAnsi" w:eastAsiaTheme="minorEastAsia" w:hAnsiTheme="minorHAnsi" w:cstheme="minorBidi"/>
            <w:noProof/>
            <w:sz w:val="22"/>
            <w:szCs w:val="22"/>
          </w:rPr>
          <w:tab/>
        </w:r>
        <w:r w:rsidRPr="000F3B9E" w:rsidDel="000F3B9E">
          <w:rPr>
            <w:rPrChange w:id="470" w:author="Paul Janssen" w:date="2016-11-17T14:26:00Z">
              <w:rPr>
                <w:rStyle w:val="Hyperlink"/>
                <w:noProof/>
              </w:rPr>
            </w:rPrChange>
          </w:rPr>
          <w:delText>Diepte.</w:delText>
        </w:r>
        <w:r w:rsidDel="000F3B9E">
          <w:rPr>
            <w:noProof/>
            <w:webHidden/>
          </w:rPr>
          <w:tab/>
          <w:delText>33</w:delText>
        </w:r>
      </w:del>
    </w:p>
    <w:p w:rsidR="0063450E" w:rsidDel="000F3B9E" w:rsidRDefault="0063450E">
      <w:pPr>
        <w:pStyle w:val="Inhopg3"/>
        <w:rPr>
          <w:del w:id="471" w:author="Paul Janssen" w:date="2016-11-17T14:26:00Z"/>
          <w:rFonts w:asciiTheme="minorHAnsi" w:eastAsiaTheme="minorEastAsia" w:hAnsiTheme="minorHAnsi" w:cstheme="minorBidi"/>
          <w:noProof/>
          <w:sz w:val="22"/>
          <w:szCs w:val="22"/>
        </w:rPr>
      </w:pPr>
      <w:del w:id="472" w:author="Paul Janssen" w:date="2016-11-17T14:26:00Z">
        <w:r w:rsidRPr="000F3B9E" w:rsidDel="000F3B9E">
          <w:rPr>
            <w:rPrChange w:id="473" w:author="Paul Janssen" w:date="2016-11-17T14:26:00Z">
              <w:rPr>
                <w:rStyle w:val="Hyperlink"/>
                <w:noProof/>
              </w:rPr>
            </w:rPrChange>
          </w:rPr>
          <w:delText>5.2.9</w:delText>
        </w:r>
        <w:r w:rsidDel="000F3B9E">
          <w:rPr>
            <w:rFonts w:asciiTheme="minorHAnsi" w:eastAsiaTheme="minorEastAsia" w:hAnsiTheme="minorHAnsi" w:cstheme="minorBidi"/>
            <w:noProof/>
            <w:sz w:val="22"/>
            <w:szCs w:val="22"/>
          </w:rPr>
          <w:tab/>
        </w:r>
        <w:r w:rsidRPr="000F3B9E" w:rsidDel="000F3B9E">
          <w:rPr>
            <w:rPrChange w:id="474" w:author="Paul Janssen" w:date="2016-11-17T14:26:00Z">
              <w:rPr>
                <w:rStyle w:val="Hyperlink"/>
                <w:noProof/>
              </w:rPr>
            </w:rPrChange>
          </w:rPr>
          <w:delText>Utiliteitsnet.</w:delText>
        </w:r>
        <w:r w:rsidDel="000F3B9E">
          <w:rPr>
            <w:noProof/>
            <w:webHidden/>
          </w:rPr>
          <w:tab/>
          <w:delText>35</w:delText>
        </w:r>
      </w:del>
    </w:p>
    <w:p w:rsidR="0063450E" w:rsidDel="000F3B9E" w:rsidRDefault="0063450E">
      <w:pPr>
        <w:pStyle w:val="Inhopg3"/>
        <w:rPr>
          <w:del w:id="475" w:author="Paul Janssen" w:date="2016-11-17T14:26:00Z"/>
          <w:rFonts w:asciiTheme="minorHAnsi" w:eastAsiaTheme="minorEastAsia" w:hAnsiTheme="minorHAnsi" w:cstheme="minorBidi"/>
          <w:noProof/>
          <w:sz w:val="22"/>
          <w:szCs w:val="22"/>
        </w:rPr>
      </w:pPr>
      <w:del w:id="476" w:author="Paul Janssen" w:date="2016-11-17T14:26:00Z">
        <w:r w:rsidRPr="000F3B9E" w:rsidDel="000F3B9E">
          <w:rPr>
            <w:rPrChange w:id="477" w:author="Paul Janssen" w:date="2016-11-17T14:26:00Z">
              <w:rPr>
                <w:rStyle w:val="Hyperlink"/>
                <w:noProof/>
              </w:rPr>
            </w:rPrChange>
          </w:rPr>
          <w:delText>5.2.10</w:delText>
        </w:r>
        <w:r w:rsidDel="000F3B9E">
          <w:rPr>
            <w:rFonts w:asciiTheme="minorHAnsi" w:eastAsiaTheme="minorEastAsia" w:hAnsiTheme="minorHAnsi" w:cstheme="minorBidi"/>
            <w:noProof/>
            <w:sz w:val="22"/>
            <w:szCs w:val="22"/>
          </w:rPr>
          <w:tab/>
        </w:r>
        <w:r w:rsidRPr="000F3B9E" w:rsidDel="000F3B9E">
          <w:rPr>
            <w:rPrChange w:id="478" w:author="Paul Janssen" w:date="2016-11-17T14:26:00Z">
              <w:rPr>
                <w:rStyle w:val="Hyperlink"/>
                <w:noProof/>
              </w:rPr>
            </w:rPrChange>
          </w:rPr>
          <w:delText>KabelOfLeiding.</w:delText>
        </w:r>
        <w:r w:rsidDel="000F3B9E">
          <w:rPr>
            <w:noProof/>
            <w:webHidden/>
          </w:rPr>
          <w:tab/>
          <w:delText>37</w:delText>
        </w:r>
      </w:del>
    </w:p>
    <w:p w:rsidR="0063450E" w:rsidDel="000F3B9E" w:rsidRDefault="0063450E">
      <w:pPr>
        <w:pStyle w:val="Inhopg3"/>
        <w:rPr>
          <w:del w:id="479" w:author="Paul Janssen" w:date="2016-11-17T14:26:00Z"/>
          <w:rFonts w:asciiTheme="minorHAnsi" w:eastAsiaTheme="minorEastAsia" w:hAnsiTheme="minorHAnsi" w:cstheme="minorBidi"/>
          <w:noProof/>
          <w:sz w:val="22"/>
          <w:szCs w:val="22"/>
        </w:rPr>
      </w:pPr>
      <w:del w:id="480" w:author="Paul Janssen" w:date="2016-11-17T14:26:00Z">
        <w:r w:rsidRPr="000F3B9E" w:rsidDel="000F3B9E">
          <w:rPr>
            <w:rPrChange w:id="481" w:author="Paul Janssen" w:date="2016-11-17T14:26:00Z">
              <w:rPr>
                <w:rStyle w:val="Hyperlink"/>
                <w:noProof/>
              </w:rPr>
            </w:rPrChange>
          </w:rPr>
          <w:delText>5.2.11</w:delText>
        </w:r>
        <w:r w:rsidDel="000F3B9E">
          <w:rPr>
            <w:rFonts w:asciiTheme="minorHAnsi" w:eastAsiaTheme="minorEastAsia" w:hAnsiTheme="minorHAnsi" w:cstheme="minorBidi"/>
            <w:noProof/>
            <w:sz w:val="22"/>
            <w:szCs w:val="22"/>
          </w:rPr>
          <w:tab/>
        </w:r>
        <w:r w:rsidRPr="000F3B9E" w:rsidDel="000F3B9E">
          <w:rPr>
            <w:rPrChange w:id="482" w:author="Paul Janssen" w:date="2016-11-17T14:26:00Z">
              <w:rPr>
                <w:rStyle w:val="Hyperlink"/>
                <w:noProof/>
              </w:rPr>
            </w:rPrChange>
          </w:rPr>
          <w:delText>Leidingelement.</w:delText>
        </w:r>
        <w:r w:rsidDel="000F3B9E">
          <w:rPr>
            <w:noProof/>
            <w:webHidden/>
          </w:rPr>
          <w:tab/>
          <w:delText>39</w:delText>
        </w:r>
      </w:del>
    </w:p>
    <w:p w:rsidR="0063450E" w:rsidDel="000F3B9E" w:rsidRDefault="0063450E">
      <w:pPr>
        <w:pStyle w:val="Inhopg3"/>
        <w:rPr>
          <w:del w:id="483" w:author="Paul Janssen" w:date="2016-11-17T14:26:00Z"/>
          <w:rFonts w:asciiTheme="minorHAnsi" w:eastAsiaTheme="minorEastAsia" w:hAnsiTheme="minorHAnsi" w:cstheme="minorBidi"/>
          <w:noProof/>
          <w:sz w:val="22"/>
          <w:szCs w:val="22"/>
        </w:rPr>
      </w:pPr>
      <w:del w:id="484" w:author="Paul Janssen" w:date="2016-11-17T14:26:00Z">
        <w:r w:rsidRPr="000F3B9E" w:rsidDel="000F3B9E">
          <w:rPr>
            <w:rPrChange w:id="485" w:author="Paul Janssen" w:date="2016-11-17T14:26:00Z">
              <w:rPr>
                <w:rStyle w:val="Hyperlink"/>
                <w:noProof/>
              </w:rPr>
            </w:rPrChange>
          </w:rPr>
          <w:delText>5.2.12</w:delText>
        </w:r>
        <w:r w:rsidDel="000F3B9E">
          <w:rPr>
            <w:rFonts w:asciiTheme="minorHAnsi" w:eastAsiaTheme="minorEastAsia" w:hAnsiTheme="minorHAnsi" w:cstheme="minorBidi"/>
            <w:noProof/>
            <w:sz w:val="22"/>
            <w:szCs w:val="22"/>
          </w:rPr>
          <w:tab/>
        </w:r>
        <w:r w:rsidRPr="000F3B9E" w:rsidDel="000F3B9E">
          <w:rPr>
            <w:rPrChange w:id="486" w:author="Paul Janssen" w:date="2016-11-17T14:26:00Z">
              <w:rPr>
                <w:rStyle w:val="Hyperlink"/>
                <w:noProof/>
              </w:rPr>
            </w:rPrChange>
          </w:rPr>
          <w:delText>KabelEnLeidingContainer.</w:delText>
        </w:r>
        <w:r w:rsidDel="000F3B9E">
          <w:rPr>
            <w:noProof/>
            <w:webHidden/>
          </w:rPr>
          <w:tab/>
          <w:delText>40</w:delText>
        </w:r>
      </w:del>
    </w:p>
    <w:p w:rsidR="0063450E" w:rsidDel="000F3B9E" w:rsidRDefault="0063450E">
      <w:pPr>
        <w:pStyle w:val="Inhopg3"/>
        <w:rPr>
          <w:del w:id="487" w:author="Paul Janssen" w:date="2016-11-17T14:26:00Z"/>
          <w:rFonts w:asciiTheme="minorHAnsi" w:eastAsiaTheme="minorEastAsia" w:hAnsiTheme="minorHAnsi" w:cstheme="minorBidi"/>
          <w:noProof/>
          <w:sz w:val="22"/>
          <w:szCs w:val="22"/>
        </w:rPr>
      </w:pPr>
      <w:del w:id="488" w:author="Paul Janssen" w:date="2016-11-17T14:26:00Z">
        <w:r w:rsidRPr="000F3B9E" w:rsidDel="000F3B9E">
          <w:rPr>
            <w:rPrChange w:id="489" w:author="Paul Janssen" w:date="2016-11-17T14:26:00Z">
              <w:rPr>
                <w:rStyle w:val="Hyperlink"/>
                <w:noProof/>
              </w:rPr>
            </w:rPrChange>
          </w:rPr>
          <w:delText>5.2.13</w:delText>
        </w:r>
        <w:r w:rsidDel="000F3B9E">
          <w:rPr>
            <w:rFonts w:asciiTheme="minorHAnsi" w:eastAsiaTheme="minorEastAsia" w:hAnsiTheme="minorHAnsi" w:cstheme="minorBidi"/>
            <w:noProof/>
            <w:sz w:val="22"/>
            <w:szCs w:val="22"/>
          </w:rPr>
          <w:tab/>
        </w:r>
        <w:r w:rsidRPr="000F3B9E" w:rsidDel="000F3B9E">
          <w:rPr>
            <w:rPrChange w:id="490" w:author="Paul Janssen" w:date="2016-11-17T14:26:00Z">
              <w:rPr>
                <w:rStyle w:val="Hyperlink"/>
                <w:noProof/>
              </w:rPr>
            </w:rPrChange>
          </w:rPr>
          <w:delText>ContainerLeidingelement.</w:delText>
        </w:r>
        <w:r w:rsidDel="000F3B9E">
          <w:rPr>
            <w:noProof/>
            <w:webHidden/>
          </w:rPr>
          <w:tab/>
          <w:delText>42</w:delText>
        </w:r>
      </w:del>
    </w:p>
    <w:p w:rsidR="0063450E" w:rsidDel="000F3B9E" w:rsidRDefault="0063450E">
      <w:pPr>
        <w:pStyle w:val="Inhopg3"/>
        <w:rPr>
          <w:del w:id="491" w:author="Paul Janssen" w:date="2016-11-17T14:26:00Z"/>
          <w:rFonts w:asciiTheme="minorHAnsi" w:eastAsiaTheme="minorEastAsia" w:hAnsiTheme="minorHAnsi" w:cstheme="minorBidi"/>
          <w:noProof/>
          <w:sz w:val="22"/>
          <w:szCs w:val="22"/>
        </w:rPr>
      </w:pPr>
      <w:del w:id="492" w:author="Paul Janssen" w:date="2016-11-17T14:26:00Z">
        <w:r w:rsidRPr="000F3B9E" w:rsidDel="000F3B9E">
          <w:rPr>
            <w:rPrChange w:id="493" w:author="Paul Janssen" w:date="2016-11-17T14:26:00Z">
              <w:rPr>
                <w:rStyle w:val="Hyperlink"/>
                <w:noProof/>
              </w:rPr>
            </w:rPrChange>
          </w:rPr>
          <w:delText>5.2.14</w:delText>
        </w:r>
        <w:r w:rsidDel="000F3B9E">
          <w:rPr>
            <w:rFonts w:asciiTheme="minorHAnsi" w:eastAsiaTheme="minorEastAsia" w:hAnsiTheme="minorHAnsi" w:cstheme="minorBidi"/>
            <w:noProof/>
            <w:sz w:val="22"/>
            <w:szCs w:val="22"/>
          </w:rPr>
          <w:tab/>
        </w:r>
        <w:r w:rsidRPr="000F3B9E" w:rsidDel="000F3B9E">
          <w:rPr>
            <w:rPrChange w:id="494" w:author="Paul Janssen" w:date="2016-11-17T14:26:00Z">
              <w:rPr>
                <w:rStyle w:val="Hyperlink"/>
                <w:noProof/>
              </w:rPr>
            </w:rPrChange>
          </w:rPr>
          <w:delText>Relaties tussen KabelEnLeiding, Leidingelement en container objecten.</w:delText>
        </w:r>
        <w:r w:rsidDel="000F3B9E">
          <w:rPr>
            <w:noProof/>
            <w:webHidden/>
          </w:rPr>
          <w:tab/>
          <w:delText>43</w:delText>
        </w:r>
      </w:del>
    </w:p>
    <w:p w:rsidR="0063450E" w:rsidDel="000F3B9E" w:rsidRDefault="0063450E">
      <w:pPr>
        <w:pStyle w:val="Inhopg3"/>
        <w:rPr>
          <w:del w:id="495" w:author="Paul Janssen" w:date="2016-11-17T14:26:00Z"/>
          <w:rFonts w:asciiTheme="minorHAnsi" w:eastAsiaTheme="minorEastAsia" w:hAnsiTheme="minorHAnsi" w:cstheme="minorBidi"/>
          <w:noProof/>
          <w:sz w:val="22"/>
          <w:szCs w:val="22"/>
        </w:rPr>
      </w:pPr>
      <w:del w:id="496" w:author="Paul Janssen" w:date="2016-11-17T14:26:00Z">
        <w:r w:rsidRPr="000F3B9E" w:rsidDel="000F3B9E">
          <w:rPr>
            <w:rPrChange w:id="497" w:author="Paul Janssen" w:date="2016-11-17T14:26:00Z">
              <w:rPr>
                <w:rStyle w:val="Hyperlink"/>
                <w:noProof/>
              </w:rPr>
            </w:rPrChange>
          </w:rPr>
          <w:delText>5.2.15</w:delText>
        </w:r>
        <w:r w:rsidDel="000F3B9E">
          <w:rPr>
            <w:rFonts w:asciiTheme="minorHAnsi" w:eastAsiaTheme="minorEastAsia" w:hAnsiTheme="minorHAnsi" w:cstheme="minorBidi"/>
            <w:noProof/>
            <w:sz w:val="22"/>
            <w:szCs w:val="22"/>
          </w:rPr>
          <w:tab/>
        </w:r>
        <w:r w:rsidRPr="000F3B9E" w:rsidDel="000F3B9E">
          <w:rPr>
            <w:rPrChange w:id="498" w:author="Paul Janssen" w:date="2016-11-17T14:26:00Z">
              <w:rPr>
                <w:rStyle w:val="Hyperlink"/>
                <w:noProof/>
              </w:rPr>
            </w:rPrChange>
          </w:rPr>
          <w:delText>Diagram per type kabel of leiding.</w:delText>
        </w:r>
        <w:r w:rsidDel="000F3B9E">
          <w:rPr>
            <w:noProof/>
            <w:webHidden/>
          </w:rPr>
          <w:tab/>
          <w:delText>44</w:delText>
        </w:r>
      </w:del>
    </w:p>
    <w:p w:rsidR="0063450E" w:rsidDel="000F3B9E" w:rsidRDefault="0063450E">
      <w:pPr>
        <w:pStyle w:val="Inhopg3"/>
        <w:rPr>
          <w:del w:id="499" w:author="Paul Janssen" w:date="2016-11-17T14:26:00Z"/>
          <w:rFonts w:asciiTheme="minorHAnsi" w:eastAsiaTheme="minorEastAsia" w:hAnsiTheme="minorHAnsi" w:cstheme="minorBidi"/>
          <w:noProof/>
          <w:sz w:val="22"/>
          <w:szCs w:val="22"/>
        </w:rPr>
      </w:pPr>
      <w:del w:id="500" w:author="Paul Janssen" w:date="2016-11-17T14:26:00Z">
        <w:r w:rsidRPr="000F3B9E" w:rsidDel="000F3B9E">
          <w:rPr>
            <w:rPrChange w:id="501" w:author="Paul Janssen" w:date="2016-11-17T14:26:00Z">
              <w:rPr>
                <w:rStyle w:val="Hyperlink"/>
                <w:noProof/>
              </w:rPr>
            </w:rPrChange>
          </w:rPr>
          <w:delText>5.2.16</w:delText>
        </w:r>
        <w:r w:rsidDel="000F3B9E">
          <w:rPr>
            <w:rFonts w:asciiTheme="minorHAnsi" w:eastAsiaTheme="minorEastAsia" w:hAnsiTheme="minorHAnsi" w:cstheme="minorBidi"/>
            <w:noProof/>
            <w:sz w:val="22"/>
            <w:szCs w:val="22"/>
          </w:rPr>
          <w:tab/>
        </w:r>
        <w:r w:rsidRPr="000F3B9E" w:rsidDel="000F3B9E">
          <w:rPr>
            <w:rPrChange w:id="502" w:author="Paul Janssen" w:date="2016-11-17T14:26:00Z">
              <w:rPr>
                <w:rStyle w:val="Hyperlink"/>
                <w:noProof/>
              </w:rPr>
            </w:rPrChange>
          </w:rPr>
          <w:delText>Elektriciteitskabel.</w:delText>
        </w:r>
        <w:r w:rsidDel="000F3B9E">
          <w:rPr>
            <w:noProof/>
            <w:webHidden/>
          </w:rPr>
          <w:tab/>
          <w:delText>45</w:delText>
        </w:r>
      </w:del>
    </w:p>
    <w:p w:rsidR="0063450E" w:rsidDel="000F3B9E" w:rsidRDefault="0063450E">
      <w:pPr>
        <w:pStyle w:val="Inhopg3"/>
        <w:rPr>
          <w:del w:id="503" w:author="Paul Janssen" w:date="2016-11-17T14:26:00Z"/>
          <w:rFonts w:asciiTheme="minorHAnsi" w:eastAsiaTheme="minorEastAsia" w:hAnsiTheme="minorHAnsi" w:cstheme="minorBidi"/>
          <w:noProof/>
          <w:sz w:val="22"/>
          <w:szCs w:val="22"/>
        </w:rPr>
      </w:pPr>
      <w:del w:id="504" w:author="Paul Janssen" w:date="2016-11-17T14:26:00Z">
        <w:r w:rsidRPr="000F3B9E" w:rsidDel="000F3B9E">
          <w:rPr>
            <w:rPrChange w:id="505" w:author="Paul Janssen" w:date="2016-11-17T14:26:00Z">
              <w:rPr>
                <w:rStyle w:val="Hyperlink"/>
                <w:noProof/>
              </w:rPr>
            </w:rPrChange>
          </w:rPr>
          <w:delText>5.2.17</w:delText>
        </w:r>
        <w:r w:rsidDel="000F3B9E">
          <w:rPr>
            <w:rFonts w:asciiTheme="minorHAnsi" w:eastAsiaTheme="minorEastAsia" w:hAnsiTheme="minorHAnsi" w:cstheme="minorBidi"/>
            <w:noProof/>
            <w:sz w:val="22"/>
            <w:szCs w:val="22"/>
          </w:rPr>
          <w:tab/>
        </w:r>
        <w:r w:rsidRPr="000F3B9E" w:rsidDel="000F3B9E">
          <w:rPr>
            <w:rPrChange w:id="506" w:author="Paul Janssen" w:date="2016-11-17T14:26:00Z">
              <w:rPr>
                <w:rStyle w:val="Hyperlink"/>
                <w:noProof/>
              </w:rPr>
            </w:rPrChange>
          </w:rPr>
          <w:delText>Telecommunicatiekabel.</w:delText>
        </w:r>
        <w:r w:rsidDel="000F3B9E">
          <w:rPr>
            <w:noProof/>
            <w:webHidden/>
          </w:rPr>
          <w:tab/>
          <w:delText>46</w:delText>
        </w:r>
      </w:del>
    </w:p>
    <w:p w:rsidR="0063450E" w:rsidDel="000F3B9E" w:rsidRDefault="0063450E">
      <w:pPr>
        <w:pStyle w:val="Inhopg3"/>
        <w:rPr>
          <w:del w:id="507" w:author="Paul Janssen" w:date="2016-11-17T14:26:00Z"/>
          <w:rFonts w:asciiTheme="minorHAnsi" w:eastAsiaTheme="minorEastAsia" w:hAnsiTheme="minorHAnsi" w:cstheme="minorBidi"/>
          <w:noProof/>
          <w:sz w:val="22"/>
          <w:szCs w:val="22"/>
        </w:rPr>
      </w:pPr>
      <w:del w:id="508" w:author="Paul Janssen" w:date="2016-11-17T14:26:00Z">
        <w:r w:rsidRPr="000F3B9E" w:rsidDel="000F3B9E">
          <w:rPr>
            <w:rPrChange w:id="509" w:author="Paul Janssen" w:date="2016-11-17T14:26:00Z">
              <w:rPr>
                <w:rStyle w:val="Hyperlink"/>
                <w:noProof/>
              </w:rPr>
            </w:rPrChange>
          </w:rPr>
          <w:delText>5.2.18</w:delText>
        </w:r>
        <w:r w:rsidDel="000F3B9E">
          <w:rPr>
            <w:rFonts w:asciiTheme="minorHAnsi" w:eastAsiaTheme="minorEastAsia" w:hAnsiTheme="minorHAnsi" w:cstheme="minorBidi"/>
            <w:noProof/>
            <w:sz w:val="22"/>
            <w:szCs w:val="22"/>
          </w:rPr>
          <w:tab/>
        </w:r>
        <w:r w:rsidRPr="000F3B9E" w:rsidDel="000F3B9E">
          <w:rPr>
            <w:rPrChange w:id="510" w:author="Paul Janssen" w:date="2016-11-17T14:26:00Z">
              <w:rPr>
                <w:rStyle w:val="Hyperlink"/>
                <w:noProof/>
              </w:rPr>
            </w:rPrChange>
          </w:rPr>
          <w:delText>Olie-gas-chemicalienpijpleiding.</w:delText>
        </w:r>
        <w:r w:rsidDel="000F3B9E">
          <w:rPr>
            <w:noProof/>
            <w:webHidden/>
          </w:rPr>
          <w:tab/>
          <w:delText>47</w:delText>
        </w:r>
      </w:del>
    </w:p>
    <w:p w:rsidR="0063450E" w:rsidDel="000F3B9E" w:rsidRDefault="0063450E">
      <w:pPr>
        <w:pStyle w:val="Inhopg3"/>
        <w:rPr>
          <w:del w:id="511" w:author="Paul Janssen" w:date="2016-11-17T14:26:00Z"/>
          <w:rFonts w:asciiTheme="minorHAnsi" w:eastAsiaTheme="minorEastAsia" w:hAnsiTheme="minorHAnsi" w:cstheme="minorBidi"/>
          <w:noProof/>
          <w:sz w:val="22"/>
          <w:szCs w:val="22"/>
        </w:rPr>
      </w:pPr>
      <w:del w:id="512" w:author="Paul Janssen" w:date="2016-11-17T14:26:00Z">
        <w:r w:rsidRPr="000F3B9E" w:rsidDel="000F3B9E">
          <w:rPr>
            <w:rPrChange w:id="513" w:author="Paul Janssen" w:date="2016-11-17T14:26:00Z">
              <w:rPr>
                <w:rStyle w:val="Hyperlink"/>
                <w:noProof/>
              </w:rPr>
            </w:rPrChange>
          </w:rPr>
          <w:delText>5.2.19</w:delText>
        </w:r>
        <w:r w:rsidDel="000F3B9E">
          <w:rPr>
            <w:rFonts w:asciiTheme="minorHAnsi" w:eastAsiaTheme="minorEastAsia" w:hAnsiTheme="minorHAnsi" w:cstheme="minorBidi"/>
            <w:noProof/>
            <w:sz w:val="22"/>
            <w:szCs w:val="22"/>
          </w:rPr>
          <w:tab/>
        </w:r>
        <w:r w:rsidRPr="000F3B9E" w:rsidDel="000F3B9E">
          <w:rPr>
            <w:rPrChange w:id="514" w:author="Paul Janssen" w:date="2016-11-17T14:26:00Z">
              <w:rPr>
                <w:rStyle w:val="Hyperlink"/>
                <w:noProof/>
              </w:rPr>
            </w:rPrChange>
          </w:rPr>
          <w:delText>Rioolleiding.</w:delText>
        </w:r>
        <w:r w:rsidDel="000F3B9E">
          <w:rPr>
            <w:noProof/>
            <w:webHidden/>
          </w:rPr>
          <w:tab/>
          <w:delText>48</w:delText>
        </w:r>
      </w:del>
    </w:p>
    <w:p w:rsidR="0063450E" w:rsidDel="000F3B9E" w:rsidRDefault="0063450E">
      <w:pPr>
        <w:pStyle w:val="Inhopg3"/>
        <w:rPr>
          <w:del w:id="515" w:author="Paul Janssen" w:date="2016-11-17T14:26:00Z"/>
          <w:rFonts w:asciiTheme="minorHAnsi" w:eastAsiaTheme="minorEastAsia" w:hAnsiTheme="minorHAnsi" w:cstheme="minorBidi"/>
          <w:noProof/>
          <w:sz w:val="22"/>
          <w:szCs w:val="22"/>
        </w:rPr>
      </w:pPr>
      <w:del w:id="516" w:author="Paul Janssen" w:date="2016-11-17T14:26:00Z">
        <w:r w:rsidRPr="000F3B9E" w:rsidDel="000F3B9E">
          <w:rPr>
            <w:rPrChange w:id="517" w:author="Paul Janssen" w:date="2016-11-17T14:26:00Z">
              <w:rPr>
                <w:rStyle w:val="Hyperlink"/>
                <w:noProof/>
              </w:rPr>
            </w:rPrChange>
          </w:rPr>
          <w:delText>5.2.20</w:delText>
        </w:r>
        <w:r w:rsidDel="000F3B9E">
          <w:rPr>
            <w:rFonts w:asciiTheme="minorHAnsi" w:eastAsiaTheme="minorEastAsia" w:hAnsiTheme="minorHAnsi" w:cstheme="minorBidi"/>
            <w:noProof/>
            <w:sz w:val="22"/>
            <w:szCs w:val="22"/>
          </w:rPr>
          <w:tab/>
        </w:r>
        <w:r w:rsidRPr="000F3B9E" w:rsidDel="000F3B9E">
          <w:rPr>
            <w:rPrChange w:id="518" w:author="Paul Janssen" w:date="2016-11-17T14:26:00Z">
              <w:rPr>
                <w:rStyle w:val="Hyperlink"/>
                <w:noProof/>
              </w:rPr>
            </w:rPrChange>
          </w:rPr>
          <w:delText>Waterleiding.</w:delText>
        </w:r>
        <w:r w:rsidDel="000F3B9E">
          <w:rPr>
            <w:noProof/>
            <w:webHidden/>
          </w:rPr>
          <w:tab/>
          <w:delText>49</w:delText>
        </w:r>
      </w:del>
    </w:p>
    <w:p w:rsidR="0063450E" w:rsidDel="000F3B9E" w:rsidRDefault="0063450E">
      <w:pPr>
        <w:pStyle w:val="Inhopg3"/>
        <w:rPr>
          <w:del w:id="519" w:author="Paul Janssen" w:date="2016-11-17T14:26:00Z"/>
          <w:rFonts w:asciiTheme="minorHAnsi" w:eastAsiaTheme="minorEastAsia" w:hAnsiTheme="minorHAnsi" w:cstheme="minorBidi"/>
          <w:noProof/>
          <w:sz w:val="22"/>
          <w:szCs w:val="22"/>
        </w:rPr>
      </w:pPr>
      <w:del w:id="520" w:author="Paul Janssen" w:date="2016-11-17T14:26:00Z">
        <w:r w:rsidRPr="000F3B9E" w:rsidDel="000F3B9E">
          <w:rPr>
            <w:rPrChange w:id="521" w:author="Paul Janssen" w:date="2016-11-17T14:26:00Z">
              <w:rPr>
                <w:rStyle w:val="Hyperlink"/>
                <w:noProof/>
              </w:rPr>
            </w:rPrChange>
          </w:rPr>
          <w:delText>5.2.21</w:delText>
        </w:r>
        <w:r w:rsidDel="000F3B9E">
          <w:rPr>
            <w:rFonts w:asciiTheme="minorHAnsi" w:eastAsiaTheme="minorEastAsia" w:hAnsiTheme="minorHAnsi" w:cstheme="minorBidi"/>
            <w:noProof/>
            <w:sz w:val="22"/>
            <w:szCs w:val="22"/>
          </w:rPr>
          <w:tab/>
        </w:r>
        <w:r w:rsidRPr="000F3B9E" w:rsidDel="000F3B9E">
          <w:rPr>
            <w:rPrChange w:id="522" w:author="Paul Janssen" w:date="2016-11-17T14:26:00Z">
              <w:rPr>
                <w:rStyle w:val="Hyperlink"/>
                <w:noProof/>
              </w:rPr>
            </w:rPrChange>
          </w:rPr>
          <w:delText>Thermische pijpleiding.</w:delText>
        </w:r>
        <w:r w:rsidDel="000F3B9E">
          <w:rPr>
            <w:noProof/>
            <w:webHidden/>
          </w:rPr>
          <w:tab/>
          <w:delText>50</w:delText>
        </w:r>
      </w:del>
    </w:p>
    <w:p w:rsidR="0063450E" w:rsidDel="000F3B9E" w:rsidRDefault="0063450E">
      <w:pPr>
        <w:pStyle w:val="Inhopg3"/>
        <w:rPr>
          <w:del w:id="523" w:author="Paul Janssen" w:date="2016-11-17T14:26:00Z"/>
          <w:rFonts w:asciiTheme="minorHAnsi" w:eastAsiaTheme="minorEastAsia" w:hAnsiTheme="minorHAnsi" w:cstheme="minorBidi"/>
          <w:noProof/>
          <w:sz w:val="22"/>
          <w:szCs w:val="22"/>
        </w:rPr>
      </w:pPr>
      <w:del w:id="524" w:author="Paul Janssen" w:date="2016-11-17T14:26:00Z">
        <w:r w:rsidRPr="000F3B9E" w:rsidDel="000F3B9E">
          <w:rPr>
            <w:rPrChange w:id="525" w:author="Paul Janssen" w:date="2016-11-17T14:26:00Z">
              <w:rPr>
                <w:rStyle w:val="Hyperlink"/>
                <w:noProof/>
              </w:rPr>
            </w:rPrChange>
          </w:rPr>
          <w:delText>5.2.22</w:delText>
        </w:r>
        <w:r w:rsidDel="000F3B9E">
          <w:rPr>
            <w:rFonts w:asciiTheme="minorHAnsi" w:eastAsiaTheme="minorEastAsia" w:hAnsiTheme="minorHAnsi" w:cstheme="minorBidi"/>
            <w:noProof/>
            <w:sz w:val="22"/>
            <w:szCs w:val="22"/>
          </w:rPr>
          <w:tab/>
        </w:r>
        <w:r w:rsidRPr="000F3B9E" w:rsidDel="000F3B9E">
          <w:rPr>
            <w:rPrChange w:id="526" w:author="Paul Janssen" w:date="2016-11-17T14:26:00Z">
              <w:rPr>
                <w:rStyle w:val="Hyperlink"/>
                <w:noProof/>
              </w:rPr>
            </w:rPrChange>
          </w:rPr>
          <w:delText>Leidingelementen per type net (thema).</w:delText>
        </w:r>
        <w:r w:rsidDel="000F3B9E">
          <w:rPr>
            <w:noProof/>
            <w:webHidden/>
          </w:rPr>
          <w:tab/>
          <w:delText>51</w:delText>
        </w:r>
      </w:del>
    </w:p>
    <w:p w:rsidR="0063450E" w:rsidDel="000F3B9E" w:rsidRDefault="0063450E">
      <w:pPr>
        <w:pStyle w:val="Inhopg3"/>
        <w:rPr>
          <w:del w:id="527" w:author="Paul Janssen" w:date="2016-11-17T14:26:00Z"/>
          <w:rFonts w:asciiTheme="minorHAnsi" w:eastAsiaTheme="minorEastAsia" w:hAnsiTheme="minorHAnsi" w:cstheme="minorBidi"/>
          <w:noProof/>
          <w:sz w:val="22"/>
          <w:szCs w:val="22"/>
        </w:rPr>
      </w:pPr>
      <w:del w:id="528" w:author="Paul Janssen" w:date="2016-11-17T14:26:00Z">
        <w:r w:rsidRPr="000F3B9E" w:rsidDel="000F3B9E">
          <w:rPr>
            <w:rPrChange w:id="529" w:author="Paul Janssen" w:date="2016-11-17T14:26:00Z">
              <w:rPr>
                <w:rStyle w:val="Hyperlink"/>
                <w:noProof/>
              </w:rPr>
            </w:rPrChange>
          </w:rPr>
          <w:delText>5.2.23</w:delText>
        </w:r>
        <w:r w:rsidDel="000F3B9E">
          <w:rPr>
            <w:rFonts w:asciiTheme="minorHAnsi" w:eastAsiaTheme="minorEastAsia" w:hAnsiTheme="minorHAnsi" w:cstheme="minorBidi"/>
            <w:noProof/>
            <w:sz w:val="22"/>
            <w:szCs w:val="22"/>
          </w:rPr>
          <w:tab/>
        </w:r>
        <w:r w:rsidRPr="000F3B9E" w:rsidDel="000F3B9E">
          <w:rPr>
            <w:rPrChange w:id="530" w:author="Paul Janssen" w:date="2016-11-17T14:26:00Z">
              <w:rPr>
                <w:rStyle w:val="Hyperlink"/>
                <w:noProof/>
              </w:rPr>
            </w:rPrChange>
          </w:rPr>
          <w:delText>Identifier management.</w:delText>
        </w:r>
        <w:r w:rsidDel="000F3B9E">
          <w:rPr>
            <w:noProof/>
            <w:webHidden/>
          </w:rPr>
          <w:tab/>
          <w:delText>52</w:delText>
        </w:r>
      </w:del>
    </w:p>
    <w:p w:rsidR="0063450E" w:rsidDel="000F3B9E" w:rsidRDefault="0063450E">
      <w:pPr>
        <w:pStyle w:val="Inhopg3"/>
        <w:rPr>
          <w:del w:id="531" w:author="Paul Janssen" w:date="2016-11-17T14:26:00Z"/>
          <w:rFonts w:asciiTheme="minorHAnsi" w:eastAsiaTheme="minorEastAsia" w:hAnsiTheme="minorHAnsi" w:cstheme="minorBidi"/>
          <w:noProof/>
          <w:sz w:val="22"/>
          <w:szCs w:val="22"/>
        </w:rPr>
      </w:pPr>
      <w:del w:id="532" w:author="Paul Janssen" w:date="2016-11-17T14:26:00Z">
        <w:r w:rsidRPr="000F3B9E" w:rsidDel="000F3B9E">
          <w:rPr>
            <w:rPrChange w:id="533" w:author="Paul Janssen" w:date="2016-11-17T14:26:00Z">
              <w:rPr>
                <w:rStyle w:val="Hyperlink"/>
                <w:noProof/>
              </w:rPr>
            </w:rPrChange>
          </w:rPr>
          <w:delText>5.2.24</w:delText>
        </w:r>
        <w:r w:rsidDel="000F3B9E">
          <w:rPr>
            <w:rFonts w:asciiTheme="minorHAnsi" w:eastAsiaTheme="minorEastAsia" w:hAnsiTheme="minorHAnsi" w:cstheme="minorBidi"/>
            <w:noProof/>
            <w:sz w:val="22"/>
            <w:szCs w:val="22"/>
          </w:rPr>
          <w:tab/>
        </w:r>
        <w:r w:rsidRPr="000F3B9E" w:rsidDel="000F3B9E">
          <w:rPr>
            <w:rPrChange w:id="534" w:author="Paul Janssen" w:date="2016-11-17T14:26:00Z">
              <w:rPr>
                <w:rStyle w:val="Hyperlink"/>
                <w:noProof/>
              </w:rPr>
            </w:rPrChange>
          </w:rPr>
          <w:delText>Tijd representatie en temporeel model.</w:delText>
        </w:r>
        <w:r w:rsidDel="000F3B9E">
          <w:rPr>
            <w:noProof/>
            <w:webHidden/>
          </w:rPr>
          <w:tab/>
          <w:delText>53</w:delText>
        </w:r>
      </w:del>
    </w:p>
    <w:p w:rsidR="0063450E" w:rsidDel="000F3B9E" w:rsidRDefault="0063450E">
      <w:pPr>
        <w:pStyle w:val="Inhopg3"/>
        <w:rPr>
          <w:del w:id="535" w:author="Paul Janssen" w:date="2016-11-17T14:26:00Z"/>
          <w:rFonts w:asciiTheme="minorHAnsi" w:eastAsiaTheme="minorEastAsia" w:hAnsiTheme="minorHAnsi" w:cstheme="minorBidi"/>
          <w:noProof/>
          <w:sz w:val="22"/>
          <w:szCs w:val="22"/>
        </w:rPr>
      </w:pPr>
      <w:del w:id="536" w:author="Paul Janssen" w:date="2016-11-17T14:26:00Z">
        <w:r w:rsidRPr="000F3B9E" w:rsidDel="000F3B9E">
          <w:rPr>
            <w:rPrChange w:id="537" w:author="Paul Janssen" w:date="2016-11-17T14:26:00Z">
              <w:rPr>
                <w:rStyle w:val="Hyperlink"/>
                <w:noProof/>
              </w:rPr>
            </w:rPrChange>
          </w:rPr>
          <w:delText>5.2.25</w:delText>
        </w:r>
        <w:r w:rsidDel="000F3B9E">
          <w:rPr>
            <w:rFonts w:asciiTheme="minorHAnsi" w:eastAsiaTheme="minorEastAsia" w:hAnsiTheme="minorHAnsi" w:cstheme="minorBidi"/>
            <w:noProof/>
            <w:sz w:val="22"/>
            <w:szCs w:val="22"/>
          </w:rPr>
          <w:tab/>
        </w:r>
        <w:r w:rsidRPr="000F3B9E" w:rsidDel="000F3B9E">
          <w:rPr>
            <w:rPrChange w:id="538" w:author="Paul Janssen" w:date="2016-11-17T14:26:00Z">
              <w:rPr>
                <w:rStyle w:val="Hyperlink"/>
                <w:noProof/>
              </w:rPr>
            </w:rPrChange>
          </w:rPr>
          <w:delText>UML - EC61 overzicht.</w:delText>
        </w:r>
        <w:r w:rsidDel="000F3B9E">
          <w:rPr>
            <w:noProof/>
            <w:webHidden/>
          </w:rPr>
          <w:tab/>
          <w:delText>55</w:delText>
        </w:r>
      </w:del>
    </w:p>
    <w:p w:rsidR="0063450E" w:rsidDel="000F3B9E" w:rsidRDefault="0063450E">
      <w:pPr>
        <w:pStyle w:val="Inhopg3"/>
        <w:rPr>
          <w:del w:id="539" w:author="Paul Janssen" w:date="2016-11-17T14:26:00Z"/>
          <w:rFonts w:asciiTheme="minorHAnsi" w:eastAsiaTheme="minorEastAsia" w:hAnsiTheme="minorHAnsi" w:cstheme="minorBidi"/>
          <w:noProof/>
          <w:sz w:val="22"/>
          <w:szCs w:val="22"/>
        </w:rPr>
      </w:pPr>
      <w:del w:id="540" w:author="Paul Janssen" w:date="2016-11-17T14:26:00Z">
        <w:r w:rsidRPr="000F3B9E" w:rsidDel="000F3B9E">
          <w:rPr>
            <w:rPrChange w:id="541" w:author="Paul Janssen" w:date="2016-11-17T14:26:00Z">
              <w:rPr>
                <w:rStyle w:val="Hyperlink"/>
                <w:noProof/>
              </w:rPr>
            </w:rPrChange>
          </w:rPr>
          <w:delText>5.2.26</w:delText>
        </w:r>
        <w:r w:rsidDel="000F3B9E">
          <w:rPr>
            <w:rFonts w:asciiTheme="minorHAnsi" w:eastAsiaTheme="minorEastAsia" w:hAnsiTheme="minorHAnsi" w:cstheme="minorBidi"/>
            <w:noProof/>
            <w:sz w:val="22"/>
            <w:szCs w:val="22"/>
          </w:rPr>
          <w:tab/>
        </w:r>
        <w:r w:rsidRPr="000F3B9E" w:rsidDel="000F3B9E">
          <w:rPr>
            <w:rPrChange w:id="542" w:author="Paul Janssen" w:date="2016-11-17T14:26:00Z">
              <w:rPr>
                <w:rStyle w:val="Hyperlink"/>
                <w:noProof/>
              </w:rPr>
            </w:rPrChange>
          </w:rPr>
          <w:delText>UML - Buisleidingen Risicoregister overzicht.</w:delText>
        </w:r>
        <w:r w:rsidDel="000F3B9E">
          <w:rPr>
            <w:noProof/>
            <w:webHidden/>
          </w:rPr>
          <w:tab/>
          <w:delText>57</w:delText>
        </w:r>
      </w:del>
    </w:p>
    <w:p w:rsidR="0063450E" w:rsidDel="000F3B9E" w:rsidRDefault="0063450E">
      <w:pPr>
        <w:pStyle w:val="Inhopg3"/>
        <w:rPr>
          <w:del w:id="543" w:author="Paul Janssen" w:date="2016-11-17T14:26:00Z"/>
          <w:rFonts w:asciiTheme="minorHAnsi" w:eastAsiaTheme="minorEastAsia" w:hAnsiTheme="minorHAnsi" w:cstheme="minorBidi"/>
          <w:noProof/>
          <w:sz w:val="22"/>
          <w:szCs w:val="22"/>
        </w:rPr>
      </w:pPr>
      <w:del w:id="544" w:author="Paul Janssen" w:date="2016-11-17T14:26:00Z">
        <w:r w:rsidRPr="000F3B9E" w:rsidDel="000F3B9E">
          <w:rPr>
            <w:rPrChange w:id="545" w:author="Paul Janssen" w:date="2016-11-17T14:26:00Z">
              <w:rPr>
                <w:rStyle w:val="Hyperlink"/>
                <w:noProof/>
              </w:rPr>
            </w:rPrChange>
          </w:rPr>
          <w:delText>5.2.27</w:delText>
        </w:r>
        <w:r w:rsidDel="000F3B9E">
          <w:rPr>
            <w:rFonts w:asciiTheme="minorHAnsi" w:eastAsiaTheme="minorEastAsia" w:hAnsiTheme="minorHAnsi" w:cstheme="minorBidi"/>
            <w:noProof/>
            <w:sz w:val="22"/>
            <w:szCs w:val="22"/>
          </w:rPr>
          <w:tab/>
        </w:r>
        <w:r w:rsidRPr="000F3B9E" w:rsidDel="000F3B9E">
          <w:rPr>
            <w:rPrChange w:id="546" w:author="Paul Janssen" w:date="2016-11-17T14:26:00Z">
              <w:rPr>
                <w:rStyle w:val="Hyperlink"/>
                <w:noProof/>
              </w:rPr>
            </w:rPrChange>
          </w:rPr>
          <w:delText>UML - Stedelijk water overzicht.</w:delText>
        </w:r>
        <w:r w:rsidDel="000F3B9E">
          <w:rPr>
            <w:noProof/>
            <w:webHidden/>
          </w:rPr>
          <w:tab/>
          <w:delText>59</w:delText>
        </w:r>
      </w:del>
    </w:p>
    <w:p w:rsidR="0063450E" w:rsidDel="000F3B9E" w:rsidRDefault="0063450E">
      <w:pPr>
        <w:pStyle w:val="Inhopg2"/>
        <w:rPr>
          <w:del w:id="547" w:author="Paul Janssen" w:date="2016-11-17T14:26:00Z"/>
          <w:rFonts w:asciiTheme="minorHAnsi" w:eastAsiaTheme="minorEastAsia" w:hAnsiTheme="minorHAnsi" w:cstheme="minorBidi"/>
          <w:sz w:val="22"/>
          <w:szCs w:val="22"/>
        </w:rPr>
      </w:pPr>
      <w:del w:id="548" w:author="Paul Janssen" w:date="2016-11-17T14:26:00Z">
        <w:r w:rsidRPr="000F3B9E" w:rsidDel="000F3B9E">
          <w:rPr>
            <w:rPrChange w:id="549" w:author="Paul Janssen" w:date="2016-11-17T14:26:00Z">
              <w:rPr>
                <w:rStyle w:val="Hyperlink"/>
              </w:rPr>
            </w:rPrChange>
          </w:rPr>
          <w:delText>5.3</w:delText>
        </w:r>
        <w:r w:rsidDel="000F3B9E">
          <w:rPr>
            <w:rFonts w:asciiTheme="minorHAnsi" w:eastAsiaTheme="minorEastAsia" w:hAnsiTheme="minorHAnsi" w:cstheme="minorBidi"/>
            <w:sz w:val="22"/>
            <w:szCs w:val="22"/>
          </w:rPr>
          <w:tab/>
        </w:r>
        <w:r w:rsidRPr="000F3B9E" w:rsidDel="000F3B9E">
          <w:rPr>
            <w:rPrChange w:id="550" w:author="Paul Janssen" w:date="2016-11-17T14:26:00Z">
              <w:rPr>
                <w:rStyle w:val="Hyperlink"/>
              </w:rPr>
            </w:rPrChange>
          </w:rPr>
          <w:delText>Objectcatalogus.</w:delText>
        </w:r>
        <w:r w:rsidDel="000F3B9E">
          <w:rPr>
            <w:webHidden/>
          </w:rPr>
          <w:tab/>
          <w:delText>61</w:delText>
        </w:r>
      </w:del>
    </w:p>
    <w:p w:rsidR="0063450E" w:rsidDel="000F3B9E" w:rsidRDefault="0063450E">
      <w:pPr>
        <w:pStyle w:val="Inhopg3"/>
        <w:rPr>
          <w:del w:id="551" w:author="Paul Janssen" w:date="2016-11-17T14:26:00Z"/>
          <w:rFonts w:asciiTheme="minorHAnsi" w:eastAsiaTheme="minorEastAsia" w:hAnsiTheme="minorHAnsi" w:cstheme="minorBidi"/>
          <w:noProof/>
          <w:sz w:val="22"/>
          <w:szCs w:val="22"/>
        </w:rPr>
      </w:pPr>
      <w:del w:id="552" w:author="Paul Janssen" w:date="2016-11-17T14:26:00Z">
        <w:r w:rsidRPr="000F3B9E" w:rsidDel="000F3B9E">
          <w:rPr>
            <w:rPrChange w:id="553" w:author="Paul Janssen" w:date="2016-11-17T14:26:00Z">
              <w:rPr>
                <w:rStyle w:val="Hyperlink"/>
                <w:noProof/>
              </w:rPr>
            </w:rPrChange>
          </w:rPr>
          <w:delText>5.3.1</w:delText>
        </w:r>
        <w:r w:rsidDel="000F3B9E">
          <w:rPr>
            <w:rFonts w:asciiTheme="minorHAnsi" w:eastAsiaTheme="minorEastAsia" w:hAnsiTheme="minorHAnsi" w:cstheme="minorBidi"/>
            <w:noProof/>
            <w:sz w:val="22"/>
            <w:szCs w:val="22"/>
          </w:rPr>
          <w:tab/>
        </w:r>
        <w:r w:rsidRPr="000F3B9E" w:rsidDel="000F3B9E">
          <w:rPr>
            <w:rPrChange w:id="554" w:author="Paul Janssen" w:date="2016-11-17T14:26:00Z">
              <w:rPr>
                <w:rStyle w:val="Hyperlink"/>
                <w:noProof/>
              </w:rPr>
            </w:rPrChange>
          </w:rPr>
          <w:delText>Geografische objecten.</w:delText>
        </w:r>
        <w:r w:rsidDel="000F3B9E">
          <w:rPr>
            <w:noProof/>
            <w:webHidden/>
          </w:rPr>
          <w:tab/>
          <w:delText>64</w:delText>
        </w:r>
      </w:del>
    </w:p>
    <w:p w:rsidR="0063450E" w:rsidDel="000F3B9E" w:rsidRDefault="0063450E">
      <w:pPr>
        <w:pStyle w:val="Inhopg3"/>
        <w:rPr>
          <w:del w:id="555" w:author="Paul Janssen" w:date="2016-11-17T14:26:00Z"/>
          <w:rFonts w:asciiTheme="minorHAnsi" w:eastAsiaTheme="minorEastAsia" w:hAnsiTheme="minorHAnsi" w:cstheme="minorBidi"/>
          <w:noProof/>
          <w:sz w:val="22"/>
          <w:szCs w:val="22"/>
        </w:rPr>
      </w:pPr>
      <w:del w:id="556" w:author="Paul Janssen" w:date="2016-11-17T14:26:00Z">
        <w:r w:rsidRPr="000F3B9E" w:rsidDel="000F3B9E">
          <w:rPr>
            <w:rPrChange w:id="557" w:author="Paul Janssen" w:date="2016-11-17T14:26:00Z">
              <w:rPr>
                <w:rStyle w:val="Hyperlink"/>
                <w:noProof/>
              </w:rPr>
            </w:rPrChange>
          </w:rPr>
          <w:delText>5.3.2</w:delText>
        </w:r>
        <w:r w:rsidDel="000F3B9E">
          <w:rPr>
            <w:rFonts w:asciiTheme="minorHAnsi" w:eastAsiaTheme="minorEastAsia" w:hAnsiTheme="minorHAnsi" w:cstheme="minorBidi"/>
            <w:noProof/>
            <w:sz w:val="22"/>
            <w:szCs w:val="22"/>
          </w:rPr>
          <w:tab/>
        </w:r>
        <w:r w:rsidRPr="000F3B9E" w:rsidDel="000F3B9E">
          <w:rPr>
            <w:rPrChange w:id="558" w:author="Paul Janssen" w:date="2016-11-17T14:26:00Z">
              <w:rPr>
                <w:rStyle w:val="Hyperlink"/>
                <w:noProof/>
              </w:rPr>
            </w:rPrChange>
          </w:rPr>
          <w:delText>Data typen.</w:delText>
        </w:r>
        <w:r w:rsidDel="000F3B9E">
          <w:rPr>
            <w:noProof/>
            <w:webHidden/>
          </w:rPr>
          <w:tab/>
          <w:delText>65</w:delText>
        </w:r>
      </w:del>
    </w:p>
    <w:p w:rsidR="0063450E" w:rsidDel="000F3B9E" w:rsidRDefault="0063450E">
      <w:pPr>
        <w:pStyle w:val="Inhopg3"/>
        <w:rPr>
          <w:del w:id="559" w:author="Paul Janssen" w:date="2016-11-17T14:26:00Z"/>
          <w:rFonts w:asciiTheme="minorHAnsi" w:eastAsiaTheme="minorEastAsia" w:hAnsiTheme="minorHAnsi" w:cstheme="minorBidi"/>
          <w:noProof/>
          <w:sz w:val="22"/>
          <w:szCs w:val="22"/>
        </w:rPr>
      </w:pPr>
      <w:del w:id="560" w:author="Paul Janssen" w:date="2016-11-17T14:26:00Z">
        <w:r w:rsidRPr="000F3B9E" w:rsidDel="000F3B9E">
          <w:rPr>
            <w:rPrChange w:id="561" w:author="Paul Janssen" w:date="2016-11-17T14:26:00Z">
              <w:rPr>
                <w:rStyle w:val="Hyperlink"/>
                <w:noProof/>
              </w:rPr>
            </w:rPrChange>
          </w:rPr>
          <w:delText>5.3.3</w:delText>
        </w:r>
        <w:r w:rsidDel="000F3B9E">
          <w:rPr>
            <w:rFonts w:asciiTheme="minorHAnsi" w:eastAsiaTheme="minorEastAsia" w:hAnsiTheme="minorHAnsi" w:cstheme="minorBidi"/>
            <w:noProof/>
            <w:sz w:val="22"/>
            <w:szCs w:val="22"/>
          </w:rPr>
          <w:tab/>
        </w:r>
        <w:r w:rsidRPr="000F3B9E" w:rsidDel="000F3B9E">
          <w:rPr>
            <w:rPrChange w:id="562" w:author="Paul Janssen" w:date="2016-11-17T14:26:00Z">
              <w:rPr>
                <w:rStyle w:val="Hyperlink"/>
                <w:noProof/>
              </w:rPr>
            </w:rPrChange>
          </w:rPr>
          <w:delText>Waardelijsten.</w:delText>
        </w:r>
        <w:r w:rsidDel="000F3B9E">
          <w:rPr>
            <w:noProof/>
            <w:webHidden/>
          </w:rPr>
          <w:tab/>
          <w:delText>65</w:delText>
        </w:r>
      </w:del>
    </w:p>
    <w:p w:rsidR="0063450E" w:rsidDel="000F3B9E" w:rsidRDefault="0063450E">
      <w:pPr>
        <w:pStyle w:val="Inhopg3"/>
        <w:rPr>
          <w:del w:id="563" w:author="Paul Janssen" w:date="2016-11-17T14:26:00Z"/>
          <w:rFonts w:asciiTheme="minorHAnsi" w:eastAsiaTheme="minorEastAsia" w:hAnsiTheme="minorHAnsi" w:cstheme="minorBidi"/>
          <w:noProof/>
          <w:sz w:val="22"/>
          <w:szCs w:val="22"/>
        </w:rPr>
      </w:pPr>
      <w:del w:id="564" w:author="Paul Janssen" w:date="2016-11-17T14:26:00Z">
        <w:r w:rsidRPr="000F3B9E" w:rsidDel="000F3B9E">
          <w:rPr>
            <w:rPrChange w:id="565" w:author="Paul Janssen" w:date="2016-11-17T14:26:00Z">
              <w:rPr>
                <w:rStyle w:val="Hyperlink"/>
                <w:noProof/>
              </w:rPr>
            </w:rPrChange>
          </w:rPr>
          <w:delText>5.3.4</w:delText>
        </w:r>
        <w:r w:rsidDel="000F3B9E">
          <w:rPr>
            <w:rFonts w:asciiTheme="minorHAnsi" w:eastAsiaTheme="minorEastAsia" w:hAnsiTheme="minorHAnsi" w:cstheme="minorBidi"/>
            <w:noProof/>
            <w:sz w:val="22"/>
            <w:szCs w:val="22"/>
          </w:rPr>
          <w:tab/>
        </w:r>
        <w:r w:rsidRPr="000F3B9E" w:rsidDel="000F3B9E">
          <w:rPr>
            <w:rPrChange w:id="566" w:author="Paul Janssen" w:date="2016-11-17T14:26:00Z">
              <w:rPr>
                <w:rStyle w:val="Hyperlink"/>
                <w:noProof/>
              </w:rPr>
            </w:rPrChange>
          </w:rPr>
          <w:delText>Geïmporteerde typen (informatief).</w:delText>
        </w:r>
        <w:r w:rsidDel="000F3B9E">
          <w:rPr>
            <w:noProof/>
            <w:webHidden/>
          </w:rPr>
          <w:tab/>
          <w:delText>65</w:delText>
        </w:r>
      </w:del>
    </w:p>
    <w:p w:rsidR="0063450E" w:rsidDel="000F3B9E" w:rsidRDefault="0063450E">
      <w:pPr>
        <w:pStyle w:val="Inhopg1"/>
        <w:rPr>
          <w:del w:id="567" w:author="Paul Janssen" w:date="2016-11-17T14:26:00Z"/>
          <w:rFonts w:asciiTheme="minorHAnsi" w:eastAsiaTheme="minorEastAsia" w:hAnsiTheme="minorHAnsi" w:cstheme="minorBidi"/>
          <w:noProof/>
          <w:sz w:val="22"/>
          <w:szCs w:val="22"/>
        </w:rPr>
      </w:pPr>
      <w:del w:id="568" w:author="Paul Janssen" w:date="2016-11-17T14:26:00Z">
        <w:r w:rsidRPr="000F3B9E" w:rsidDel="000F3B9E">
          <w:rPr>
            <w:rPrChange w:id="569" w:author="Paul Janssen" w:date="2016-11-17T14:26:00Z">
              <w:rPr>
                <w:rStyle w:val="Hyperlink"/>
                <w:noProof/>
              </w:rPr>
            </w:rPrChange>
          </w:rPr>
          <w:delText>Referentiesystemen</w:delText>
        </w:r>
        <w:r w:rsidDel="000F3B9E">
          <w:rPr>
            <w:noProof/>
            <w:webHidden/>
          </w:rPr>
          <w:tab/>
          <w:delText>66</w:delText>
        </w:r>
      </w:del>
    </w:p>
    <w:p w:rsidR="0063450E" w:rsidDel="000F3B9E" w:rsidRDefault="0063450E">
      <w:pPr>
        <w:pStyle w:val="Inhopg2"/>
        <w:rPr>
          <w:del w:id="570" w:author="Paul Janssen" w:date="2016-11-17T14:26:00Z"/>
          <w:rFonts w:asciiTheme="minorHAnsi" w:eastAsiaTheme="minorEastAsia" w:hAnsiTheme="minorHAnsi" w:cstheme="minorBidi"/>
          <w:sz w:val="22"/>
          <w:szCs w:val="22"/>
        </w:rPr>
      </w:pPr>
      <w:del w:id="571" w:author="Paul Janssen" w:date="2016-11-17T14:26:00Z">
        <w:r w:rsidRPr="000F3B9E" w:rsidDel="000F3B9E">
          <w:rPr>
            <w:rPrChange w:id="572" w:author="Paul Janssen" w:date="2016-11-17T14:26:00Z">
              <w:rPr>
                <w:rStyle w:val="Hyperlink"/>
              </w:rPr>
            </w:rPrChange>
          </w:rPr>
          <w:delText>6.1</w:delText>
        </w:r>
        <w:r w:rsidDel="000F3B9E">
          <w:rPr>
            <w:rFonts w:asciiTheme="minorHAnsi" w:eastAsiaTheme="minorEastAsia" w:hAnsiTheme="minorHAnsi" w:cstheme="minorBidi"/>
            <w:sz w:val="22"/>
            <w:szCs w:val="22"/>
          </w:rPr>
          <w:tab/>
        </w:r>
        <w:r w:rsidRPr="000F3B9E" w:rsidDel="000F3B9E">
          <w:rPr>
            <w:rPrChange w:id="573" w:author="Paul Janssen" w:date="2016-11-17T14:26:00Z">
              <w:rPr>
                <w:rStyle w:val="Hyperlink"/>
              </w:rPr>
            </w:rPrChange>
          </w:rPr>
          <w:delText>Ruimtelijk referentiesysteem.</w:delText>
        </w:r>
        <w:r w:rsidDel="000F3B9E">
          <w:rPr>
            <w:webHidden/>
          </w:rPr>
          <w:tab/>
          <w:delText>66</w:delText>
        </w:r>
      </w:del>
    </w:p>
    <w:p w:rsidR="0063450E" w:rsidDel="000F3B9E" w:rsidRDefault="0063450E">
      <w:pPr>
        <w:pStyle w:val="Inhopg1"/>
        <w:rPr>
          <w:del w:id="574" w:author="Paul Janssen" w:date="2016-11-17T14:26:00Z"/>
          <w:rFonts w:asciiTheme="minorHAnsi" w:eastAsiaTheme="minorEastAsia" w:hAnsiTheme="minorHAnsi" w:cstheme="minorBidi"/>
          <w:noProof/>
          <w:sz w:val="22"/>
          <w:szCs w:val="22"/>
        </w:rPr>
      </w:pPr>
      <w:del w:id="575" w:author="Paul Janssen" w:date="2016-11-17T14:26:00Z">
        <w:r w:rsidRPr="000F3B9E" w:rsidDel="000F3B9E">
          <w:rPr>
            <w:rPrChange w:id="576" w:author="Paul Janssen" w:date="2016-11-17T14:26:00Z">
              <w:rPr>
                <w:rStyle w:val="Hyperlink"/>
                <w:noProof/>
              </w:rPr>
            </w:rPrChange>
          </w:rPr>
          <w:delText>Levering</w:delText>
        </w:r>
        <w:r w:rsidDel="000F3B9E">
          <w:rPr>
            <w:noProof/>
            <w:webHidden/>
          </w:rPr>
          <w:tab/>
          <w:delText>67</w:delText>
        </w:r>
      </w:del>
    </w:p>
    <w:p w:rsidR="0063450E" w:rsidDel="000F3B9E" w:rsidRDefault="0063450E">
      <w:pPr>
        <w:pStyle w:val="Inhopg2"/>
        <w:rPr>
          <w:del w:id="577" w:author="Paul Janssen" w:date="2016-11-17T14:26:00Z"/>
          <w:rFonts w:asciiTheme="minorHAnsi" w:eastAsiaTheme="minorEastAsia" w:hAnsiTheme="minorHAnsi" w:cstheme="minorBidi"/>
          <w:sz w:val="22"/>
          <w:szCs w:val="22"/>
        </w:rPr>
      </w:pPr>
      <w:del w:id="578" w:author="Paul Janssen" w:date="2016-11-17T14:26:00Z">
        <w:r w:rsidRPr="000F3B9E" w:rsidDel="000F3B9E">
          <w:rPr>
            <w:rPrChange w:id="579" w:author="Paul Janssen" w:date="2016-11-17T14:26:00Z">
              <w:rPr>
                <w:rStyle w:val="Hyperlink"/>
              </w:rPr>
            </w:rPrChange>
          </w:rPr>
          <w:delText>7.1</w:delText>
        </w:r>
        <w:r w:rsidDel="000F3B9E">
          <w:rPr>
            <w:rFonts w:asciiTheme="minorHAnsi" w:eastAsiaTheme="minorEastAsia" w:hAnsiTheme="minorHAnsi" w:cstheme="minorBidi"/>
            <w:sz w:val="22"/>
            <w:szCs w:val="22"/>
          </w:rPr>
          <w:tab/>
        </w:r>
        <w:r w:rsidRPr="000F3B9E" w:rsidDel="000F3B9E">
          <w:rPr>
            <w:rPrChange w:id="580" w:author="Paul Janssen" w:date="2016-11-17T14:26:00Z">
              <w:rPr>
                <w:rStyle w:val="Hyperlink"/>
              </w:rPr>
            </w:rPrChange>
          </w:rPr>
          <w:delText>Leveringsmedium.</w:delText>
        </w:r>
        <w:r w:rsidDel="000F3B9E">
          <w:rPr>
            <w:webHidden/>
          </w:rPr>
          <w:tab/>
          <w:delText>67</w:delText>
        </w:r>
      </w:del>
    </w:p>
    <w:p w:rsidR="0063450E" w:rsidDel="000F3B9E" w:rsidRDefault="0063450E">
      <w:pPr>
        <w:pStyle w:val="Inhopg2"/>
        <w:rPr>
          <w:del w:id="581" w:author="Paul Janssen" w:date="2016-11-17T14:26:00Z"/>
          <w:rFonts w:asciiTheme="minorHAnsi" w:eastAsiaTheme="minorEastAsia" w:hAnsiTheme="minorHAnsi" w:cstheme="minorBidi"/>
          <w:sz w:val="22"/>
          <w:szCs w:val="22"/>
        </w:rPr>
      </w:pPr>
      <w:del w:id="582" w:author="Paul Janssen" w:date="2016-11-17T14:26:00Z">
        <w:r w:rsidRPr="000F3B9E" w:rsidDel="000F3B9E">
          <w:rPr>
            <w:rPrChange w:id="583" w:author="Paul Janssen" w:date="2016-11-17T14:26:00Z">
              <w:rPr>
                <w:rStyle w:val="Hyperlink"/>
              </w:rPr>
            </w:rPrChange>
          </w:rPr>
          <w:delText>7.2</w:delText>
        </w:r>
        <w:r w:rsidDel="000F3B9E">
          <w:rPr>
            <w:rFonts w:asciiTheme="minorHAnsi" w:eastAsiaTheme="minorEastAsia" w:hAnsiTheme="minorHAnsi" w:cstheme="minorBidi"/>
            <w:sz w:val="22"/>
            <w:szCs w:val="22"/>
          </w:rPr>
          <w:tab/>
        </w:r>
        <w:r w:rsidRPr="000F3B9E" w:rsidDel="000F3B9E">
          <w:rPr>
            <w:rPrChange w:id="584" w:author="Paul Janssen" w:date="2016-11-17T14:26:00Z">
              <w:rPr>
                <w:rStyle w:val="Hyperlink"/>
              </w:rPr>
            </w:rPrChange>
          </w:rPr>
          <w:delText>Formaten (encodings).</w:delText>
        </w:r>
        <w:r w:rsidDel="000F3B9E">
          <w:rPr>
            <w:webHidden/>
          </w:rPr>
          <w:tab/>
          <w:delText>67</w:delText>
        </w:r>
      </w:del>
    </w:p>
    <w:p w:rsidR="0063450E" w:rsidDel="000F3B9E" w:rsidRDefault="0063450E">
      <w:pPr>
        <w:pStyle w:val="Inhopg3"/>
        <w:rPr>
          <w:del w:id="585" w:author="Paul Janssen" w:date="2016-11-17T14:26:00Z"/>
          <w:rFonts w:asciiTheme="minorHAnsi" w:eastAsiaTheme="minorEastAsia" w:hAnsiTheme="minorHAnsi" w:cstheme="minorBidi"/>
          <w:noProof/>
          <w:sz w:val="22"/>
          <w:szCs w:val="22"/>
        </w:rPr>
      </w:pPr>
      <w:del w:id="586" w:author="Paul Janssen" w:date="2016-11-17T14:26:00Z">
        <w:r w:rsidRPr="000F3B9E" w:rsidDel="000F3B9E">
          <w:rPr>
            <w:rPrChange w:id="587" w:author="Paul Janssen" w:date="2016-11-17T14:26:00Z">
              <w:rPr>
                <w:rStyle w:val="Hyperlink"/>
                <w:noProof/>
              </w:rPr>
            </w:rPrChange>
          </w:rPr>
          <w:delText>7.2.1</w:delText>
        </w:r>
        <w:r w:rsidDel="000F3B9E">
          <w:rPr>
            <w:rFonts w:asciiTheme="minorHAnsi" w:eastAsiaTheme="minorEastAsia" w:hAnsiTheme="minorHAnsi" w:cstheme="minorBidi"/>
            <w:noProof/>
            <w:sz w:val="22"/>
            <w:szCs w:val="22"/>
          </w:rPr>
          <w:tab/>
        </w:r>
        <w:r w:rsidRPr="000F3B9E" w:rsidDel="000F3B9E">
          <w:rPr>
            <w:rPrChange w:id="588" w:author="Paul Janssen" w:date="2016-11-17T14:26:00Z">
              <w:rPr>
                <w:rStyle w:val="Hyperlink"/>
                <w:noProof/>
              </w:rPr>
            </w:rPrChange>
          </w:rPr>
          <w:delText>Nadere GML implementatie specificaties</w:delText>
        </w:r>
        <w:r w:rsidDel="000F3B9E">
          <w:rPr>
            <w:noProof/>
            <w:webHidden/>
          </w:rPr>
          <w:tab/>
          <w:delText>67</w:delText>
        </w:r>
      </w:del>
    </w:p>
    <w:p w:rsidR="0063450E" w:rsidDel="000F3B9E" w:rsidRDefault="0063450E">
      <w:pPr>
        <w:pStyle w:val="Inhopg1"/>
        <w:rPr>
          <w:del w:id="589" w:author="Paul Janssen" w:date="2016-11-17T14:26:00Z"/>
          <w:rFonts w:asciiTheme="minorHAnsi" w:eastAsiaTheme="minorEastAsia" w:hAnsiTheme="minorHAnsi" w:cstheme="minorBidi"/>
          <w:noProof/>
          <w:sz w:val="22"/>
          <w:szCs w:val="22"/>
        </w:rPr>
      </w:pPr>
      <w:del w:id="590" w:author="Paul Janssen" w:date="2016-11-17T14:26:00Z">
        <w:r w:rsidRPr="000F3B9E" w:rsidDel="000F3B9E">
          <w:rPr>
            <w:rPrChange w:id="591" w:author="Paul Janssen" w:date="2016-11-17T14:26:00Z">
              <w:rPr>
                <w:rStyle w:val="Hyperlink"/>
                <w:noProof/>
              </w:rPr>
            </w:rPrChange>
          </w:rPr>
          <w:delText>Visualisatie</w:delText>
        </w:r>
        <w:r w:rsidDel="000F3B9E">
          <w:rPr>
            <w:noProof/>
            <w:webHidden/>
          </w:rPr>
          <w:tab/>
          <w:delText>69</w:delText>
        </w:r>
      </w:del>
    </w:p>
    <w:p w:rsidR="0063450E" w:rsidDel="000F3B9E" w:rsidRDefault="0063450E">
      <w:pPr>
        <w:pStyle w:val="Inhopg1"/>
        <w:rPr>
          <w:del w:id="592" w:author="Paul Janssen" w:date="2016-11-17T14:26:00Z"/>
          <w:rFonts w:asciiTheme="minorHAnsi" w:eastAsiaTheme="minorEastAsia" w:hAnsiTheme="minorHAnsi" w:cstheme="minorBidi"/>
          <w:noProof/>
          <w:sz w:val="22"/>
          <w:szCs w:val="22"/>
        </w:rPr>
      </w:pPr>
      <w:del w:id="593" w:author="Paul Janssen" w:date="2016-11-17T14:26:00Z">
        <w:r w:rsidRPr="000F3B9E" w:rsidDel="000F3B9E">
          <w:rPr>
            <w:rPrChange w:id="594" w:author="Paul Janssen" w:date="2016-11-17T14:26:00Z">
              <w:rPr>
                <w:rStyle w:val="Hyperlink"/>
                <w:noProof/>
              </w:rPr>
            </w:rPrChange>
          </w:rPr>
          <w:delText>Bibliografie</w:delText>
        </w:r>
        <w:r w:rsidDel="000F3B9E">
          <w:rPr>
            <w:noProof/>
            <w:webHidden/>
          </w:rPr>
          <w:tab/>
          <w:delText>70</w:delText>
        </w:r>
      </w:del>
    </w:p>
    <w:p w:rsidR="0063450E" w:rsidDel="000F3B9E" w:rsidRDefault="0063450E">
      <w:pPr>
        <w:pStyle w:val="Inhopg1"/>
        <w:rPr>
          <w:del w:id="595" w:author="Paul Janssen" w:date="2016-11-17T14:26:00Z"/>
          <w:rFonts w:asciiTheme="minorHAnsi" w:eastAsiaTheme="minorEastAsia" w:hAnsiTheme="minorHAnsi" w:cstheme="minorBidi"/>
          <w:noProof/>
          <w:sz w:val="22"/>
          <w:szCs w:val="22"/>
        </w:rPr>
      </w:pPr>
      <w:del w:id="596" w:author="Paul Janssen" w:date="2016-11-17T14:26:00Z">
        <w:r w:rsidRPr="000F3B9E" w:rsidDel="000F3B9E">
          <w:rPr>
            <w:rPrChange w:id="597" w:author="Paul Janssen" w:date="2016-11-17T14:26:00Z">
              <w:rPr>
                <w:rStyle w:val="Hyperlink"/>
                <w:noProof/>
              </w:rPr>
            </w:rPrChange>
          </w:rPr>
          <w:delText>Bijlage 1: IMKL1.1 (2012)</w:delText>
        </w:r>
        <w:r w:rsidDel="000F3B9E">
          <w:rPr>
            <w:noProof/>
            <w:webHidden/>
          </w:rPr>
          <w:tab/>
          <w:delText>71</w:delText>
        </w:r>
      </w:del>
    </w:p>
    <w:p w:rsidR="0063450E" w:rsidDel="000F3B9E" w:rsidRDefault="0063450E">
      <w:pPr>
        <w:pStyle w:val="Inhopg1"/>
        <w:rPr>
          <w:del w:id="598" w:author="Paul Janssen" w:date="2016-11-17T14:26:00Z"/>
          <w:rFonts w:asciiTheme="minorHAnsi" w:eastAsiaTheme="minorEastAsia" w:hAnsiTheme="minorHAnsi" w:cstheme="minorBidi"/>
          <w:noProof/>
          <w:sz w:val="22"/>
          <w:szCs w:val="22"/>
        </w:rPr>
      </w:pPr>
      <w:del w:id="599" w:author="Paul Janssen" w:date="2016-11-17T14:26:00Z">
        <w:r w:rsidRPr="000F3B9E" w:rsidDel="000F3B9E">
          <w:rPr>
            <w:rPrChange w:id="600" w:author="Paul Janssen" w:date="2016-11-17T14:26:00Z">
              <w:rPr>
                <w:rStyle w:val="Hyperlink"/>
                <w:noProof/>
              </w:rPr>
            </w:rPrChange>
          </w:rPr>
          <w:delText>Bijlage 2: IMKL2015 waardelijsten.</w:delText>
        </w:r>
        <w:r w:rsidDel="000F3B9E">
          <w:rPr>
            <w:noProof/>
            <w:webHidden/>
          </w:rPr>
          <w:tab/>
          <w:delText>72</w:delText>
        </w:r>
      </w:del>
    </w:p>
    <w:p w:rsidR="0063450E" w:rsidDel="000F3B9E" w:rsidRDefault="0063450E">
      <w:pPr>
        <w:pStyle w:val="Inhopg1"/>
        <w:rPr>
          <w:del w:id="601" w:author="Paul Janssen" w:date="2016-11-17T14:26:00Z"/>
          <w:rFonts w:asciiTheme="minorHAnsi" w:eastAsiaTheme="minorEastAsia" w:hAnsiTheme="minorHAnsi" w:cstheme="minorBidi"/>
          <w:noProof/>
          <w:sz w:val="22"/>
          <w:szCs w:val="22"/>
        </w:rPr>
      </w:pPr>
      <w:del w:id="602" w:author="Paul Janssen" w:date="2016-11-17T14:26:00Z">
        <w:r w:rsidRPr="000F3B9E" w:rsidDel="000F3B9E">
          <w:rPr>
            <w:rPrChange w:id="603" w:author="Paul Janssen" w:date="2016-11-17T14:26:00Z">
              <w:rPr>
                <w:rStyle w:val="Hyperlink"/>
                <w:noProof/>
              </w:rPr>
            </w:rPrChange>
          </w:rPr>
          <w:delText>Bijlage 3: Toelichting op geometriemodel.</w:delText>
        </w:r>
        <w:r w:rsidDel="000F3B9E">
          <w:rPr>
            <w:noProof/>
            <w:webHidden/>
          </w:rPr>
          <w:tab/>
          <w:delText>72</w:delText>
        </w:r>
      </w:del>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604" w:name="_Toc473473864"/>
      <w:r>
        <w:t>Inleiding en leeswijzer.</w:t>
      </w:r>
      <w:bookmarkEnd w:id="604"/>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w:t>
      </w:r>
      <w:proofErr w:type="spellStart"/>
      <w:r w:rsidRPr="00E47D8B">
        <w:t>ExtraRegels</w:t>
      </w:r>
      <w:proofErr w:type="spellEnd"/>
    </w:p>
    <w:p w:rsidR="00E47D8B" w:rsidRDefault="00E47D8B" w:rsidP="00E47D8B">
      <w:pPr>
        <w:pStyle w:val="Lijstalinea"/>
        <w:numPr>
          <w:ilvl w:val="0"/>
          <w:numId w:val="48"/>
        </w:numPr>
      </w:pPr>
      <w:r>
        <w:t xml:space="preserve">IMKL2015 – </w:t>
      </w:r>
      <w:proofErr w:type="spellStart"/>
      <w:r w:rsidRPr="00E47D8B">
        <w:t>waardelijsten</w:t>
      </w:r>
      <w:proofErr w:type="spellEnd"/>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605" w:name="_Toc188091997"/>
    </w:p>
    <w:p w:rsidR="00BB25BB" w:rsidRPr="007C7339" w:rsidRDefault="00576E1A" w:rsidP="007C7339">
      <w:pPr>
        <w:pStyle w:val="Hoofdstuktitel"/>
        <w:spacing w:line="240" w:lineRule="atLeast"/>
      </w:pPr>
      <w:bookmarkStart w:id="606" w:name="_Toc473473865"/>
      <w:bookmarkEnd w:id="605"/>
      <w:r>
        <w:t>Scope</w:t>
      </w:r>
      <w:bookmarkEnd w:id="606"/>
    </w:p>
    <w:p w:rsidR="00AA1364" w:rsidRPr="007C7339" w:rsidRDefault="00576E1A" w:rsidP="007C7339">
      <w:pPr>
        <w:pStyle w:val="Paragraaftitel"/>
        <w:spacing w:line="240" w:lineRule="atLeast"/>
      </w:pPr>
      <w:bookmarkStart w:id="607" w:name="_Toc473473866"/>
      <w:r>
        <w:t>Scope</w:t>
      </w:r>
      <w:r w:rsidR="00283BD6">
        <w:t>.</w:t>
      </w:r>
      <w:bookmarkEnd w:id="607"/>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608" w:name="_Toc473473867"/>
      <w:r>
        <w:t>Over</w:t>
      </w:r>
      <w:r w:rsidR="00D0633C">
        <w:t>zicht</w:t>
      </w:r>
      <w:bookmarkEnd w:id="608"/>
    </w:p>
    <w:p w:rsidR="003C4DDF" w:rsidRDefault="00576E1A" w:rsidP="007C7339">
      <w:pPr>
        <w:pStyle w:val="Paragraaftitel"/>
        <w:spacing w:line="240" w:lineRule="atLeast"/>
      </w:pPr>
      <w:bookmarkStart w:id="609" w:name="_Toc473473868"/>
      <w:r>
        <w:t>Naam en Acroniemen</w:t>
      </w:r>
      <w:r w:rsidR="00283BD6">
        <w:t>.</w:t>
      </w:r>
      <w:bookmarkEnd w:id="609"/>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610" w:name="_Toc473473869"/>
      <w:r>
        <w:t>Informele beschrijving</w:t>
      </w:r>
      <w:r w:rsidR="00283BD6">
        <w:t>.</w:t>
      </w:r>
      <w:bookmarkEnd w:id="610"/>
    </w:p>
    <w:p w:rsidR="00E548CF" w:rsidRPr="00653DF3" w:rsidRDefault="00E548CF" w:rsidP="00E548CF">
      <w:pPr>
        <w:pStyle w:val="subparagraaftitel"/>
      </w:pPr>
      <w:bookmarkStart w:id="611" w:name="_Toc473473870"/>
      <w:r w:rsidRPr="00653DF3">
        <w:t>Definitie</w:t>
      </w:r>
      <w:r w:rsidR="00283BD6">
        <w:t>.</w:t>
      </w:r>
      <w:bookmarkEnd w:id="611"/>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612" w:name="_Toc473473871"/>
      <w:r>
        <w:t>Beschrijving</w:t>
      </w:r>
      <w:r w:rsidR="00283BD6">
        <w:t>.</w:t>
      </w:r>
      <w:bookmarkEnd w:id="612"/>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proofErr w:type="spellStart"/>
      <w:r w:rsidR="007D0342">
        <w:t>elektricteitskabels</w:t>
      </w:r>
      <w:proofErr w:type="spellEnd"/>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topologische-, of connectiviteitsmodel. IMKL2015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4F4FCB" w:rsidP="00E548CF">
      <w:pPr>
        <w:spacing w:line="240" w:lineRule="atLeast"/>
        <w:jc w:val="left"/>
      </w:pPr>
      <w:ins w:id="613" w:author="Paul Janssen" w:date="2017-02-15T17:51:00Z">
        <w:r>
          <w:rPr>
            <w:noProof/>
          </w:rPr>
          <w:lastRenderedPageBreak/>
          <w:pict>
            <v:shape id="_x0000_s1077" type="#_x0000_t202" style="position:absolute;margin-left:256.35pt;margin-top:66.55pt;width:94.5pt;height:27.85pt;z-index:25169203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F4FCB" w:rsidRDefault="004F4FCB">
                    <w:ins w:id="614" w:author="Paul Janssen" w:date="2017-02-15T17:51:00Z">
                      <w:r>
                        <w:t>IMKL2015-wion</w:t>
                      </w:r>
                    </w:ins>
                  </w:p>
                </w:txbxContent>
              </v:textbox>
              <w10:wrap type="square"/>
            </v:shape>
          </w:pict>
        </w:r>
      </w:ins>
      <w:r w:rsidR="00F3608E" w:rsidRPr="00F3608E">
        <w:rPr>
          <w:noProof/>
        </w:rPr>
        <w:drawing>
          <wp:anchor distT="0" distB="0" distL="114300" distR="114300" simplePos="0" relativeHeight="2516428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dataleveringsproces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(bestaat al), </w:t>
      </w:r>
      <w:del w:id="615" w:author="Paul Janssen" w:date="2017-02-15T17:48:00Z">
        <w:r w:rsidRPr="00514379" w:rsidDel="00170B60">
          <w:delText>IMWION</w:delText>
        </w:r>
      </w:del>
      <w:ins w:id="616" w:author="Paul Janssen" w:date="2017-02-15T17:48:00Z">
        <w:r w:rsidR="00170B60" w:rsidRPr="00514379">
          <w:t>IM</w:t>
        </w:r>
        <w:r w:rsidR="00170B60">
          <w:t>KL</w:t>
        </w:r>
      </w:ins>
      <w:ins w:id="617" w:author="Paul Janssen" w:date="2017-02-15T17:50:00Z">
        <w:r w:rsidR="00170B60">
          <w:t>2015</w:t>
        </w:r>
      </w:ins>
      <w:ins w:id="618" w:author="Paul Janssen" w:date="2017-02-15T17:48:00Z">
        <w:r w:rsidR="00170B60">
          <w:t>-wion</w:t>
        </w:r>
      </w:ins>
      <w:r w:rsidRPr="00514379">
        <w:t xml:space="preserve">,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del w:id="619" w:author="Paul Janssen" w:date="2017-02-15T17:50:00Z">
        <w:r w:rsidRPr="000D422C" w:rsidDel="00170B60">
          <w:delText xml:space="preserve">IMWION </w:delText>
        </w:r>
      </w:del>
      <w:ins w:id="620" w:author="Paul Janssen" w:date="2017-02-15T17:50:00Z">
        <w:r w:rsidR="00170B60" w:rsidRPr="000D422C">
          <w:t>IM</w:t>
        </w:r>
        <w:r w:rsidR="00170B60">
          <w:t>KL2015-wion</w:t>
        </w:r>
        <w:r w:rsidR="00170B60" w:rsidRPr="000D422C">
          <w:t xml:space="preserve"> </w:t>
        </w:r>
      </w:ins>
      <w:r w:rsidRPr="000D422C">
        <w:t>bevat ook de informatie van geplande netwerkelementen.</w:t>
      </w:r>
    </w:p>
    <w:p w:rsidR="001D2BA4" w:rsidRDefault="00932116" w:rsidP="001D2BA4">
      <w:pPr>
        <w:pStyle w:val="Lijstalinea"/>
        <w:numPr>
          <w:ilvl w:val="0"/>
          <w:numId w:val="36"/>
        </w:numPr>
        <w:spacing w:line="288" w:lineRule="auto"/>
        <w:rPr>
          <w:ins w:id="621" w:author="Paul Janssen" w:date="2017-01-29T16:39:00Z"/>
        </w:rPr>
      </w:pPr>
      <w:del w:id="622" w:author="Paul Janssen" w:date="2017-02-15T17:50:00Z">
        <w:r w:rsidDel="00170B60">
          <w:delText xml:space="preserve">IMWION </w:delText>
        </w:r>
      </w:del>
      <w:ins w:id="623" w:author="Paul Janssen" w:date="2017-02-15T17:50:00Z">
        <w:r w:rsidR="00170B60">
          <w:t xml:space="preserve">IMKL2015-wion </w:t>
        </w:r>
      </w:ins>
      <w:r>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C1E46" w:rsidRDefault="000C1E46" w:rsidP="001D2BA4">
      <w:pPr>
        <w:pStyle w:val="Lijstalinea"/>
        <w:numPr>
          <w:ilvl w:val="0"/>
          <w:numId w:val="36"/>
        </w:numPr>
        <w:spacing w:line="288" w:lineRule="auto"/>
        <w:rPr>
          <w:highlight w:val="yellow"/>
          <w:rPrChange w:id="624" w:author="Paul Janssen" w:date="2017-01-29T16:40:00Z">
            <w:rPr/>
          </w:rPrChange>
        </w:rPr>
      </w:pPr>
      <w:ins w:id="625" w:author="Paul Janssen" w:date="2017-01-29T16:39:00Z">
        <w:r w:rsidRPr="000C1E46">
          <w:rPr>
            <w:highlight w:val="yellow"/>
            <w:rPrChange w:id="626" w:author="Paul Janssen" w:date="2017-01-29T16:40:00Z">
              <w:rPr/>
            </w:rPrChange>
          </w:rPr>
          <w:t>IM</w:t>
        </w:r>
      </w:ins>
      <w:ins w:id="627" w:author="Paul Janssen" w:date="2017-02-15T17:50:00Z">
        <w:r w:rsidR="00170B60">
          <w:rPr>
            <w:highlight w:val="yellow"/>
          </w:rPr>
          <w:t>KL2015-wion</w:t>
        </w:r>
      </w:ins>
      <w:ins w:id="628" w:author="Paul Janssen" w:date="2017-01-29T16:39:00Z">
        <w:r w:rsidRPr="000C1E46">
          <w:rPr>
            <w:highlight w:val="yellow"/>
            <w:rPrChange w:id="629" w:author="Paul Janssen" w:date="2017-01-29T16:40:00Z">
              <w:rPr/>
            </w:rPrChange>
          </w:rPr>
          <w:t xml:space="preserve"> differentieert informatie naar aanlevering door netbeheerders en naar uitlevering door de centrale voorziening.</w:t>
        </w:r>
      </w:ins>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654B7E" w:rsidRPr="00F67646" w:rsidRDefault="008275BC" w:rsidP="00654B7E">
      <w:pPr>
        <w:rPr>
          <w:ins w:id="630" w:author="Paul Janssen" w:date="2017-01-29T14:50:00Z"/>
          <w:highlight w:val="yellow"/>
          <w:rPrChange w:id="631" w:author="Paul Janssen" w:date="2017-01-29T14:58:00Z">
            <w:rPr>
              <w:ins w:id="632" w:author="Paul Janssen" w:date="2017-01-29T14:50:00Z"/>
              <w:b/>
              <w:bCs/>
            </w:rPr>
          </w:rPrChange>
        </w:rPr>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ins w:id="633" w:author="Paul Janssen" w:date="2017-01-29T14:50:00Z">
        <w:r w:rsidR="00654B7E" w:rsidRPr="00F67646">
          <w:rPr>
            <w:highlight w:val="yellow"/>
            <w:rPrChange w:id="634" w:author="Paul Janssen" w:date="2017-01-29T14:58:00Z">
              <w:rPr/>
            </w:rPrChange>
          </w:rPr>
          <w:t xml:space="preserve">Voor het KLIC-WIN traject geldt dat er vier </w:t>
        </w:r>
        <w:proofErr w:type="spellStart"/>
        <w:r w:rsidR="00654B7E" w:rsidRPr="00F67646">
          <w:rPr>
            <w:highlight w:val="yellow"/>
            <w:rPrChange w:id="635" w:author="Paul Janssen" w:date="2017-01-29T14:58:00Z">
              <w:rPr>
                <w:b/>
                <w:bCs/>
              </w:rPr>
            </w:rPrChange>
          </w:rPr>
          <w:t>gegevensuitwisseltrajecten</w:t>
        </w:r>
        <w:proofErr w:type="spellEnd"/>
        <w:r w:rsidR="00654B7E" w:rsidRPr="00F67646">
          <w:rPr>
            <w:highlight w:val="yellow"/>
            <w:rPrChange w:id="636" w:author="Paul Janssen" w:date="2017-01-29T14:58:00Z">
              <w:rPr>
                <w:b/>
                <w:bCs/>
              </w:rPr>
            </w:rPrChange>
          </w:rPr>
          <w:t xml:space="preserve"> zijn:</w:t>
        </w:r>
      </w:ins>
    </w:p>
    <w:p w:rsidR="00654B7E" w:rsidRPr="00F67646" w:rsidRDefault="00F67646">
      <w:pPr>
        <w:pStyle w:val="Lijstalinea"/>
        <w:numPr>
          <w:ilvl w:val="0"/>
          <w:numId w:val="53"/>
        </w:numPr>
        <w:rPr>
          <w:ins w:id="637" w:author="Paul Janssen" w:date="2017-01-29T14:50:00Z"/>
          <w:highlight w:val="yellow"/>
          <w:rPrChange w:id="638" w:author="Paul Janssen" w:date="2017-01-29T14:58:00Z">
            <w:rPr>
              <w:ins w:id="639" w:author="Paul Janssen" w:date="2017-01-29T14:50:00Z"/>
            </w:rPr>
          </w:rPrChange>
        </w:rPr>
        <w:pPrChange w:id="640" w:author="Paul Janssen" w:date="2017-01-29T14:58:00Z">
          <w:pPr/>
        </w:pPrChange>
      </w:pPr>
      <w:ins w:id="641" w:author="Paul Janssen" w:date="2017-01-29T14:50:00Z">
        <w:r w:rsidRPr="00F67646">
          <w:rPr>
            <w:b/>
            <w:highlight w:val="yellow"/>
            <w:rPrChange w:id="642" w:author="Paul Janssen" w:date="2017-01-29T14:58:00Z">
              <w:rPr>
                <w:b/>
              </w:rPr>
            </w:rPrChange>
          </w:rPr>
          <w:t>Decentraal aangesloten</w:t>
        </w:r>
        <w:r w:rsidR="00654B7E" w:rsidRPr="00F67646">
          <w:rPr>
            <w:b/>
            <w:highlight w:val="yellow"/>
            <w:rPrChange w:id="643" w:author="Paul Janssen" w:date="2017-01-29T14:58:00Z">
              <w:rPr/>
            </w:rPrChange>
          </w:rPr>
          <w:t xml:space="preserve"> </w:t>
        </w:r>
      </w:ins>
      <w:ins w:id="644" w:author="Paul Janssen" w:date="2017-01-29T14:51:00Z">
        <w:r w:rsidR="00654B7E" w:rsidRPr="00F67646">
          <w:rPr>
            <w:b/>
            <w:highlight w:val="yellow"/>
            <w:rPrChange w:id="645" w:author="Paul Janssen" w:date="2017-01-29T14:58:00Z">
              <w:rPr/>
            </w:rPrChange>
          </w:rPr>
          <w:t>Netbeheerder</w:t>
        </w:r>
      </w:ins>
      <w:ins w:id="646" w:author="Paul Janssen" w:date="2017-01-29T14:52:00Z">
        <w:r w:rsidR="00654B7E" w:rsidRPr="00F67646">
          <w:rPr>
            <w:b/>
            <w:highlight w:val="yellow"/>
            <w:rPrChange w:id="647" w:author="Paul Janssen" w:date="2017-01-29T14:58:00Z">
              <w:rPr>
                <w:b/>
              </w:rPr>
            </w:rPrChange>
          </w:rPr>
          <w:t xml:space="preserve"> (A)</w:t>
        </w:r>
      </w:ins>
      <w:ins w:id="648" w:author="Paul Janssen" w:date="2017-01-29T14:50:00Z">
        <w:r w:rsidR="00654B7E" w:rsidRPr="00F67646">
          <w:rPr>
            <w:b/>
            <w:highlight w:val="yellow"/>
            <w:rPrChange w:id="649" w:author="Paul Janssen" w:date="2017-01-29T14:58:00Z">
              <w:rPr/>
            </w:rPrChange>
          </w:rPr>
          <w:t>:</w:t>
        </w:r>
        <w:r w:rsidRPr="00F67646">
          <w:rPr>
            <w:highlight w:val="yellow"/>
            <w:rPrChange w:id="650" w:author="Paul Janssen" w:date="2017-01-29T14:58:00Z">
              <w:rPr/>
            </w:rPrChange>
          </w:rPr>
          <w:t xml:space="preserve"> A</w:t>
        </w:r>
        <w:r w:rsidR="00654B7E" w:rsidRPr="00F67646">
          <w:rPr>
            <w:highlight w:val="yellow"/>
            <w:rPrChange w:id="651" w:author="Paul Janssen" w:date="2017-01-29T14:58:00Z">
              <w:rPr/>
            </w:rPrChange>
          </w:rPr>
          <w:t xml:space="preserve">anlevering van </w:t>
        </w:r>
      </w:ins>
      <w:ins w:id="652" w:author="Paul Janssen" w:date="2017-01-29T14:56:00Z">
        <w:r w:rsidRPr="00F67646">
          <w:rPr>
            <w:highlight w:val="yellow"/>
            <w:rPrChange w:id="653" w:author="Paul Janssen" w:date="2017-01-29T14:58:00Z">
              <w:rPr/>
            </w:rPrChange>
          </w:rPr>
          <w:t>netinformatie</w:t>
        </w:r>
      </w:ins>
      <w:ins w:id="654" w:author="Paul Janssen" w:date="2017-01-29T14:50:00Z">
        <w:r w:rsidR="00654B7E" w:rsidRPr="00F67646">
          <w:rPr>
            <w:highlight w:val="yellow"/>
            <w:rPrChange w:id="655" w:author="Paul Janssen" w:date="2017-01-29T14:58:00Z">
              <w:rPr/>
            </w:rPrChange>
          </w:rPr>
          <w:t xml:space="preserve"> aan KLIC per aanvraag voor doorlevering aan aanvrager.</w:t>
        </w:r>
      </w:ins>
    </w:p>
    <w:p w:rsidR="00654B7E" w:rsidRPr="00F67646" w:rsidRDefault="00F67646">
      <w:pPr>
        <w:pStyle w:val="Lijstalinea"/>
        <w:numPr>
          <w:ilvl w:val="0"/>
          <w:numId w:val="53"/>
        </w:numPr>
        <w:rPr>
          <w:ins w:id="656" w:author="Paul Janssen" w:date="2017-01-29T14:50:00Z"/>
          <w:highlight w:val="yellow"/>
          <w:rPrChange w:id="657" w:author="Paul Janssen" w:date="2017-01-29T14:58:00Z">
            <w:rPr>
              <w:ins w:id="658" w:author="Paul Janssen" w:date="2017-01-29T14:50:00Z"/>
            </w:rPr>
          </w:rPrChange>
        </w:rPr>
        <w:pPrChange w:id="659" w:author="Paul Janssen" w:date="2017-01-29T14:58:00Z">
          <w:pPr/>
        </w:pPrChange>
      </w:pPr>
      <w:ins w:id="660" w:author="Paul Janssen" w:date="2017-01-29T14:50:00Z">
        <w:r w:rsidRPr="00F67646">
          <w:rPr>
            <w:b/>
            <w:highlight w:val="yellow"/>
            <w:rPrChange w:id="661" w:author="Paul Janssen" w:date="2017-01-29T14:58:00Z">
              <w:rPr>
                <w:b/>
              </w:rPr>
            </w:rPrChange>
          </w:rPr>
          <w:t xml:space="preserve">Centraal aangesloten </w:t>
        </w:r>
      </w:ins>
      <w:ins w:id="662" w:author="Paul Janssen" w:date="2017-01-29T14:51:00Z">
        <w:r w:rsidR="00654B7E" w:rsidRPr="00F67646">
          <w:rPr>
            <w:b/>
            <w:highlight w:val="yellow"/>
            <w:rPrChange w:id="663" w:author="Paul Janssen" w:date="2017-01-29T14:58:00Z">
              <w:rPr/>
            </w:rPrChange>
          </w:rPr>
          <w:t>Netbeheerder</w:t>
        </w:r>
      </w:ins>
      <w:ins w:id="664" w:author="Paul Janssen" w:date="2017-01-29T14:52:00Z">
        <w:r w:rsidR="00654B7E" w:rsidRPr="00F67646">
          <w:rPr>
            <w:b/>
            <w:highlight w:val="yellow"/>
            <w:rPrChange w:id="665" w:author="Paul Janssen" w:date="2017-01-29T14:58:00Z">
              <w:rPr>
                <w:b/>
              </w:rPr>
            </w:rPrChange>
          </w:rPr>
          <w:t xml:space="preserve"> (B)</w:t>
        </w:r>
      </w:ins>
      <w:ins w:id="666" w:author="Paul Janssen" w:date="2017-01-29T14:50:00Z">
        <w:r w:rsidR="00654B7E" w:rsidRPr="00F67646">
          <w:rPr>
            <w:b/>
            <w:highlight w:val="yellow"/>
            <w:rPrChange w:id="667" w:author="Paul Janssen" w:date="2017-01-29T14:58:00Z">
              <w:rPr/>
            </w:rPrChange>
          </w:rPr>
          <w:t>:</w:t>
        </w:r>
        <w:r w:rsidRPr="00F67646">
          <w:rPr>
            <w:highlight w:val="yellow"/>
            <w:rPrChange w:id="668" w:author="Paul Janssen" w:date="2017-01-29T14:58:00Z">
              <w:rPr/>
            </w:rPrChange>
          </w:rPr>
          <w:t xml:space="preserve"> A</w:t>
        </w:r>
        <w:r w:rsidR="00654B7E" w:rsidRPr="00F67646">
          <w:rPr>
            <w:highlight w:val="yellow"/>
            <w:rPrChange w:id="669" w:author="Paul Janssen" w:date="2017-01-29T14:58:00Z">
              <w:rPr/>
            </w:rPrChange>
          </w:rPr>
          <w:t xml:space="preserve">anleveren totaal </w:t>
        </w:r>
      </w:ins>
      <w:ins w:id="670" w:author="Paul Janssen" w:date="2017-01-29T14:56:00Z">
        <w:r w:rsidRPr="00F67646">
          <w:rPr>
            <w:highlight w:val="yellow"/>
            <w:rPrChange w:id="671" w:author="Paul Janssen" w:date="2017-01-29T14:58:00Z">
              <w:rPr/>
            </w:rPrChange>
          </w:rPr>
          <w:t>netinformatie</w:t>
        </w:r>
      </w:ins>
      <w:ins w:id="672" w:author="Paul Janssen" w:date="2017-01-29T14:50:00Z">
        <w:r w:rsidR="00654B7E" w:rsidRPr="00F67646">
          <w:rPr>
            <w:highlight w:val="yellow"/>
            <w:rPrChange w:id="673" w:author="Paul Janssen" w:date="2017-01-29T14:58:00Z">
              <w:rPr/>
            </w:rPrChange>
          </w:rPr>
          <w:t xml:space="preserve"> voor actualisatie van de centrale voorziening.</w:t>
        </w:r>
      </w:ins>
    </w:p>
    <w:p w:rsidR="00654B7E" w:rsidRPr="00F67646" w:rsidRDefault="00F67646">
      <w:pPr>
        <w:pStyle w:val="Lijstalinea"/>
        <w:numPr>
          <w:ilvl w:val="0"/>
          <w:numId w:val="53"/>
        </w:numPr>
        <w:rPr>
          <w:ins w:id="674" w:author="Paul Janssen" w:date="2017-01-29T14:50:00Z"/>
          <w:highlight w:val="yellow"/>
          <w:rPrChange w:id="675" w:author="Paul Janssen" w:date="2017-01-29T14:58:00Z">
            <w:rPr>
              <w:ins w:id="676" w:author="Paul Janssen" w:date="2017-01-29T14:50:00Z"/>
            </w:rPr>
          </w:rPrChange>
        </w:rPr>
        <w:pPrChange w:id="677" w:author="Paul Janssen" w:date="2017-01-29T14:58:00Z">
          <w:pPr/>
        </w:pPrChange>
      </w:pPr>
      <w:ins w:id="678" w:author="Paul Janssen" w:date="2017-01-29T14:50:00Z">
        <w:r w:rsidRPr="00F67646">
          <w:rPr>
            <w:b/>
            <w:highlight w:val="yellow"/>
            <w:rPrChange w:id="679" w:author="Paul Janssen" w:date="2017-01-29T14:58:00Z">
              <w:rPr>
                <w:b/>
              </w:rPr>
            </w:rPrChange>
          </w:rPr>
          <w:t>Decentrale</w:t>
        </w:r>
        <w:r w:rsidR="00654B7E" w:rsidRPr="00F67646">
          <w:rPr>
            <w:b/>
            <w:highlight w:val="yellow"/>
            <w:rPrChange w:id="680" w:author="Paul Janssen" w:date="2017-01-29T14:58:00Z">
              <w:rPr/>
            </w:rPrChange>
          </w:rPr>
          <w:t xml:space="preserve"> en Centrale </w:t>
        </w:r>
      </w:ins>
      <w:ins w:id="681" w:author="Paul Janssen" w:date="2017-01-29T14:51:00Z">
        <w:r w:rsidR="00654B7E" w:rsidRPr="00F67646">
          <w:rPr>
            <w:b/>
            <w:highlight w:val="yellow"/>
            <w:rPrChange w:id="682" w:author="Paul Janssen" w:date="2017-01-29T14:58:00Z">
              <w:rPr/>
            </w:rPrChange>
          </w:rPr>
          <w:t>Netbeheerder</w:t>
        </w:r>
      </w:ins>
      <w:ins w:id="683" w:author="Paul Janssen" w:date="2017-01-29T14:50:00Z">
        <w:r w:rsidR="00654B7E" w:rsidRPr="00F67646">
          <w:rPr>
            <w:highlight w:val="yellow"/>
            <w:rPrChange w:id="684" w:author="Paul Janssen" w:date="2017-01-29T14:58:00Z">
              <w:rPr/>
            </w:rPrChange>
          </w:rPr>
          <w:t>: Registreren en actualiseren van de Belangenregistratie.</w:t>
        </w:r>
      </w:ins>
    </w:p>
    <w:p w:rsidR="00654B7E" w:rsidRDefault="00654B7E">
      <w:pPr>
        <w:pStyle w:val="Lijstalinea"/>
        <w:numPr>
          <w:ilvl w:val="0"/>
          <w:numId w:val="53"/>
        </w:numPr>
        <w:rPr>
          <w:ins w:id="685" w:author="Paul Janssen" w:date="2017-01-29T14:50:00Z"/>
        </w:rPr>
        <w:pPrChange w:id="686" w:author="Paul Janssen" w:date="2017-01-29T14:58:00Z">
          <w:pPr/>
        </w:pPrChange>
      </w:pPr>
      <w:ins w:id="687" w:author="Paul Janssen" w:date="2017-01-29T14:50:00Z">
        <w:r w:rsidRPr="00F67646">
          <w:rPr>
            <w:b/>
            <w:highlight w:val="yellow"/>
            <w:rPrChange w:id="688" w:author="Paul Janssen" w:date="2017-01-29T14:58:00Z">
              <w:rPr/>
            </w:rPrChange>
          </w:rPr>
          <w:t>WION Uitlevering:</w:t>
        </w:r>
        <w:r w:rsidR="00F67646" w:rsidRPr="00F67646">
          <w:rPr>
            <w:highlight w:val="yellow"/>
            <w:rPrChange w:id="689" w:author="Paul Janssen" w:date="2017-01-29T14:58:00Z">
              <w:rPr/>
            </w:rPrChange>
          </w:rPr>
          <w:t xml:space="preserve"> U</w:t>
        </w:r>
        <w:r w:rsidRPr="00F67646">
          <w:rPr>
            <w:highlight w:val="yellow"/>
            <w:rPrChange w:id="690" w:author="Paul Janssen" w:date="2017-01-29T14:58:00Z">
              <w:rPr/>
            </w:rPrChange>
          </w:rPr>
          <w:t>itleveren van gebiedsinformatie aan grondroerder. (graafpolygoon e.d.) inclusief bijbehorende aanvraag en leveringsinformatie .</w:t>
        </w:r>
      </w:ins>
    </w:p>
    <w:p w:rsidR="00654B7E" w:rsidRDefault="00654B7E" w:rsidP="00253F30">
      <w:pPr>
        <w:spacing w:line="240" w:lineRule="atLeast"/>
        <w:jc w:val="left"/>
        <w:rPr>
          <w:ins w:id="691" w:author="Paul Janssen" w:date="2017-01-29T14:50:00Z"/>
        </w:rPr>
      </w:pPr>
    </w:p>
    <w:p w:rsidR="00551821" w:rsidDel="00654B7E" w:rsidRDefault="00FF4402" w:rsidP="00253F30">
      <w:pPr>
        <w:spacing w:line="240" w:lineRule="atLeast"/>
        <w:jc w:val="left"/>
        <w:rPr>
          <w:del w:id="692" w:author="Paul Janssen" w:date="2017-01-29T14:52:00Z"/>
        </w:rPr>
      </w:pPr>
      <w:del w:id="693" w:author="Paul Janssen" w:date="2017-01-29T14:52:00Z">
        <w:r w:rsidDel="00654B7E">
          <w:delText>De IMKL2015 dataspecificatie betreft alleen de beschrijving van de semantiek van het uitleveringsproces</w:delText>
        </w:r>
        <w:r w:rsidR="009A432E" w:rsidDel="00654B7E">
          <w:delText>. Voor het aanleverproces kan de IMKL2015 specificatie ook een rol spelen, met name bij de met A en B aangegeven datastroom. Dit is echter geen onderwerp in deze specificatie.</w:delText>
        </w:r>
      </w:del>
    </w:p>
    <w:p w:rsidR="00FF4402" w:rsidDel="00F67646" w:rsidRDefault="00FF4402" w:rsidP="00253F30">
      <w:pPr>
        <w:spacing w:line="240" w:lineRule="atLeast"/>
        <w:jc w:val="left"/>
        <w:rPr>
          <w:del w:id="694" w:author="Paul Janssen" w:date="2017-01-29T14:57:00Z"/>
        </w:rPr>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rPr>
          <w:ins w:id="695" w:author="Paul Janssen" w:date="2017-01-29T14:48:00Z"/>
        </w:rPr>
      </w:pPr>
      <w:r w:rsidRPr="00F67646">
        <w:rPr>
          <w:highlight w:val="yellow"/>
          <w:rPrChange w:id="696" w:author="Paul Janssen" w:date="2017-01-29T14:57:00Z">
            <w:rPr/>
          </w:rPrChange>
        </w:rPr>
        <w:t xml:space="preserve">Figuur 3.2: </w:t>
      </w:r>
      <w:r w:rsidR="00F14233" w:rsidRPr="00F67646">
        <w:rPr>
          <w:highlight w:val="yellow"/>
          <w:rPrChange w:id="697" w:author="Paul Janssen" w:date="2017-01-29T14:57:00Z">
            <w:rPr/>
          </w:rPrChange>
        </w:rPr>
        <w:t xml:space="preserve">Data-uitwisselarchitectuur. </w:t>
      </w:r>
      <w:r w:rsidRPr="00F67646">
        <w:rPr>
          <w:highlight w:val="yellow"/>
          <w:rPrChange w:id="698" w:author="Paul Janssen" w:date="2017-01-29T14:57:00Z">
            <w:rPr/>
          </w:rPrChange>
        </w:rPr>
        <w:t>Illustratief figuur van data-uitwisseling voor realisatie van WION en INSPIRE voorziening. IMKL2015 beschrijft de semantiek van de eindproducten in de data-uitlevering</w:t>
      </w:r>
      <w:ins w:id="699" w:author="Paul Janssen" w:date="2017-01-29T14:52:00Z">
        <w:r w:rsidR="00654B7E" w:rsidRPr="00F67646">
          <w:rPr>
            <w:highlight w:val="yellow"/>
            <w:rPrChange w:id="700" w:author="Paul Janssen" w:date="2017-01-29T14:57:00Z">
              <w:rPr/>
            </w:rPrChange>
          </w:rPr>
          <w:t xml:space="preserve"> en geeft ook specificaties </w:t>
        </w:r>
      </w:ins>
      <w:ins w:id="701" w:author="Paul Janssen" w:date="2017-01-29T14:53:00Z">
        <w:r w:rsidR="00654B7E" w:rsidRPr="00F67646">
          <w:rPr>
            <w:highlight w:val="yellow"/>
            <w:rPrChange w:id="702" w:author="Paul Janssen" w:date="2017-01-29T14:57:00Z">
              <w:rPr/>
            </w:rPrChange>
          </w:rPr>
          <w:t>voor de</w:t>
        </w:r>
      </w:ins>
      <w:del w:id="703" w:author="Paul Janssen" w:date="2017-01-29T14:52:00Z">
        <w:r w:rsidRPr="00F67646" w:rsidDel="00654B7E">
          <w:rPr>
            <w:highlight w:val="yellow"/>
            <w:rPrChange w:id="704" w:author="Paul Janssen" w:date="2017-01-29T14:57:00Z">
              <w:rPr/>
            </w:rPrChange>
          </w:rPr>
          <w:delText xml:space="preserve">. </w:delText>
        </w:r>
      </w:del>
      <w:del w:id="705" w:author="Paul Janssen" w:date="2017-01-29T14:53:00Z">
        <w:r w:rsidRPr="00F67646" w:rsidDel="00654B7E">
          <w:rPr>
            <w:highlight w:val="yellow"/>
            <w:rPrChange w:id="706" w:author="Paul Janssen" w:date="2017-01-29T14:57:00Z">
              <w:rPr/>
            </w:rPrChange>
          </w:rPr>
          <w:delText>De</w:delText>
        </w:r>
      </w:del>
      <w:r w:rsidRPr="00F67646">
        <w:rPr>
          <w:highlight w:val="yellow"/>
          <w:rPrChange w:id="707" w:author="Paul Janssen" w:date="2017-01-29T14:57:00Z">
            <w:rPr/>
          </w:rPrChange>
        </w:rPr>
        <w:t xml:space="preserve"> inhoud van de data-aanlevering van </w:t>
      </w:r>
      <w:ins w:id="708" w:author="Paul Janssen" w:date="2017-01-29T14:53:00Z">
        <w:r w:rsidR="00F67646" w:rsidRPr="00F67646">
          <w:rPr>
            <w:highlight w:val="yellow"/>
            <w:rPrChange w:id="709" w:author="Paul Janssen" w:date="2017-01-29T14:57:00Z">
              <w:rPr/>
            </w:rPrChange>
          </w:rPr>
          <w:t xml:space="preserve">decentraal (A) en centraal aangesloten </w:t>
        </w:r>
      </w:ins>
      <w:r w:rsidRPr="00F67646">
        <w:rPr>
          <w:highlight w:val="yellow"/>
          <w:rPrChange w:id="710" w:author="Paul Janssen" w:date="2017-01-29T14:57:00Z">
            <w:rPr/>
          </w:rPrChange>
        </w:rPr>
        <w:t xml:space="preserve">netbeheerder </w:t>
      </w:r>
      <w:ins w:id="711" w:author="Paul Janssen" w:date="2017-01-29T14:53:00Z">
        <w:r w:rsidR="00F67646" w:rsidRPr="00F67646">
          <w:rPr>
            <w:highlight w:val="yellow"/>
            <w:rPrChange w:id="712" w:author="Paul Janssen" w:date="2017-01-29T14:57:00Z">
              <w:rPr/>
            </w:rPrChange>
          </w:rPr>
          <w:t xml:space="preserve">(B) </w:t>
        </w:r>
      </w:ins>
      <w:del w:id="713" w:author="Paul Janssen" w:date="2017-01-29T17:21:00Z">
        <w:r w:rsidRPr="00F67646" w:rsidDel="0064486E">
          <w:rPr>
            <w:highlight w:val="yellow"/>
            <w:rPrChange w:id="714" w:author="Paul Janssen" w:date="2017-01-29T14:57:00Z">
              <w:rPr/>
            </w:rPrChange>
          </w:rPr>
          <w:delText xml:space="preserve">naar </w:delText>
        </w:r>
      </w:del>
      <w:ins w:id="715" w:author="Paul Janssen" w:date="2017-01-29T17:21:00Z">
        <w:r w:rsidR="0064486E">
          <w:rPr>
            <w:highlight w:val="yellow"/>
          </w:rPr>
          <w:t>aan</w:t>
        </w:r>
        <w:r w:rsidR="0064486E" w:rsidRPr="00F67646">
          <w:rPr>
            <w:highlight w:val="yellow"/>
            <w:rPrChange w:id="716" w:author="Paul Janssen" w:date="2017-01-29T14:57:00Z">
              <w:rPr/>
            </w:rPrChange>
          </w:rPr>
          <w:t xml:space="preserve"> </w:t>
        </w:r>
      </w:ins>
      <w:ins w:id="717" w:author="Paul Janssen" w:date="2017-01-29T14:54:00Z">
        <w:r w:rsidR="00F67646" w:rsidRPr="00F67646">
          <w:rPr>
            <w:highlight w:val="yellow"/>
            <w:rPrChange w:id="718" w:author="Paul Janssen" w:date="2017-01-29T14:57:00Z">
              <w:rPr/>
            </w:rPrChange>
          </w:rPr>
          <w:t>de voorziening.</w:t>
        </w:r>
      </w:ins>
      <w:del w:id="719" w:author="Paul Janssen" w:date="2017-01-29T14:54:00Z">
        <w:r w:rsidRPr="00F67646" w:rsidDel="00F67646">
          <w:rPr>
            <w:highlight w:val="yellow"/>
            <w:rPrChange w:id="720" w:author="Paul Janssen" w:date="2017-01-29T14:57:00Z">
              <w:rPr/>
            </w:rPrChange>
          </w:rPr>
          <w:delText>voorzi</w:delText>
        </w:r>
      </w:del>
      <w:del w:id="721" w:author="Paul Janssen" w:date="2017-01-29T14:53:00Z">
        <w:r w:rsidRPr="00F67646" w:rsidDel="00F67646">
          <w:rPr>
            <w:highlight w:val="yellow"/>
            <w:rPrChange w:id="722" w:author="Paul Janssen" w:date="2017-01-29T14:57:00Z">
              <w:rPr/>
            </w:rPrChange>
          </w:rPr>
          <w:delText>ening is niet beschreven.</w:delText>
        </w:r>
      </w:del>
    </w:p>
    <w:p w:rsidR="00654B7E" w:rsidRDefault="00654B7E" w:rsidP="00253F30">
      <w:pPr>
        <w:spacing w:line="240" w:lineRule="atLeast"/>
        <w:jc w:val="left"/>
        <w:rPr>
          <w:ins w:id="723" w:author="Paul Janssen" w:date="2017-01-29T14:48:00Z"/>
        </w:rPr>
      </w:pPr>
    </w:p>
    <w:p w:rsidR="00654B7E" w:rsidRDefault="00654B7E" w:rsidP="00253F30">
      <w:pPr>
        <w:spacing w:line="240" w:lineRule="atLeast"/>
        <w:jc w:val="left"/>
        <w:rPr>
          <w:ins w:id="724" w:author="Paul Janssen" w:date="2017-01-29T14:48:00Z"/>
        </w:rPr>
      </w:pPr>
    </w:p>
    <w:p w:rsidR="00654B7E" w:rsidRDefault="00654B7E" w:rsidP="00253F30">
      <w:pPr>
        <w:spacing w:line="240" w:lineRule="atLeast"/>
        <w:jc w:val="left"/>
        <w:rPr>
          <w:ins w:id="725" w:author="Paul Janssen" w:date="2017-01-29T14:48:00Z"/>
        </w:rPr>
      </w:pPr>
    </w:p>
    <w:p w:rsidR="00654B7E" w:rsidRDefault="00654B7E" w:rsidP="00253F30">
      <w:pPr>
        <w:spacing w:line="240" w:lineRule="atLeast"/>
        <w:jc w:val="left"/>
        <w:rPr>
          <w:ins w:id="726" w:author="Paul Janssen" w:date="2017-01-29T14:48:00Z"/>
        </w:rPr>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727" w:name="_Toc473473872"/>
      <w:r>
        <w:t>Normatieve referenties</w:t>
      </w:r>
      <w:r w:rsidR="00283BD6">
        <w:t>.</w:t>
      </w:r>
      <w:bookmarkEnd w:id="727"/>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4F4FCB"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ins w:id="728" w:author="Paul Janssen" w:date="2017-03-03T15:22:00Z">
        <w:r w:rsidRPr="008119F2">
          <w:rPr>
            <w:rPrChange w:id="729" w:author="Paul Janssen" w:date="2017-03-03T15:22:00Z">
              <w:rPr>
                <w:rFonts w:ascii="ArialMT" w:hAnsi="ArialMT"/>
                <w:sz w:val="18"/>
                <w:szCs w:val="18"/>
              </w:rPr>
            </w:rPrChange>
          </w:rPr>
          <w:t xml:space="preserve">NEN 3610/A1:2016 </w:t>
        </w:r>
        <w:r w:rsidRPr="008119F2">
          <w:t xml:space="preserve">Basismodel </w:t>
        </w:r>
        <w:proofErr w:type="spellStart"/>
        <w:r w:rsidRPr="008119F2">
          <w:t>Geo</w:t>
        </w:r>
        <w:proofErr w:type="spellEnd"/>
        <w:r w:rsidRPr="008119F2">
          <w:t>-informatie</w:t>
        </w:r>
      </w:ins>
      <w:del w:id="730" w:author="Paul Janssen" w:date="2017-03-03T15:22:00Z">
        <w:r w:rsidR="00E548CF" w:rsidRPr="008119F2" w:rsidDel="008119F2">
          <w:delText>NEN 3610:201</w:delText>
        </w:r>
        <w:r w:rsidR="0080639F" w:rsidRPr="008119F2" w:rsidDel="008119F2">
          <w:delText>1</w:delText>
        </w:r>
        <w:r w:rsidR="00E548CF" w:rsidRPr="008119F2" w:rsidDel="008119F2">
          <w:delText xml:space="preserve"> Basismodel Geo-informatie</w:delText>
        </w:r>
      </w:del>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352E17">
        <w:fldChar w:fldCharType="begin"/>
      </w:r>
      <w:r w:rsidR="00352E17" w:rsidRPr="00352E17">
        <w:rPr>
          <w:lang w:val="en-GB"/>
          <w:rPrChange w:id="731"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FD2140">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732" w:name="_Toc473473873"/>
      <w:r>
        <w:t>Totstandkoming</w:t>
      </w:r>
      <w:r w:rsidR="00283BD6">
        <w:t>.</w:t>
      </w:r>
      <w:bookmarkEnd w:id="732"/>
    </w:p>
    <w:p w:rsidR="00E548CF" w:rsidRPr="00E649B0" w:rsidRDefault="00E548CF" w:rsidP="00E548CF">
      <w:r w:rsidRPr="00E649B0">
        <w:t xml:space="preserve">Deze specificatie is opgesteld door </w:t>
      </w:r>
      <w:proofErr w:type="spellStart"/>
      <w:r w:rsidRPr="00E649B0">
        <w:t>Geonovum</w:t>
      </w:r>
      <w:proofErr w:type="spellEnd"/>
      <w:r w:rsidRPr="00E649B0">
        <w:t xml:space="preserve"> en is gebaseerd op het </w:t>
      </w:r>
      <w:r>
        <w:t xml:space="preserve">INSPIRE Data Product </w:t>
      </w:r>
      <w:proofErr w:type="spellStart"/>
      <w:r>
        <w:t>Specification</w:t>
      </w:r>
      <w:proofErr w:type="spellEnd"/>
      <w:r>
        <w:t xml:space="preserve">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9A4642">
        <w:rPr>
          <w:highlight w:val="yellow"/>
          <w:rPrChange w:id="733" w:author="Paul Janssen" w:date="2016-11-17T16:48:00Z">
            <w:rPr/>
          </w:rPrChange>
        </w:rPr>
        <w:t xml:space="preserve">: </w:t>
      </w:r>
      <w:del w:id="734" w:author="Paul Janssen" w:date="2017-01-29T14:42:00Z">
        <w:r w:rsidR="00C67CD4" w:rsidRPr="009A4642" w:rsidDel="00226892">
          <w:rPr>
            <w:highlight w:val="yellow"/>
            <w:rPrChange w:id="735" w:author="Paul Janssen" w:date="2016-11-17T16:48:00Z">
              <w:rPr/>
            </w:rPrChange>
          </w:rPr>
          <w:delText>2016</w:delText>
        </w:r>
      </w:del>
      <w:ins w:id="736" w:author="Paul Janssen" w:date="2017-01-29T14:42:00Z">
        <w:r w:rsidR="00226892" w:rsidRPr="009A4642">
          <w:rPr>
            <w:highlight w:val="yellow"/>
            <w:rPrChange w:id="737" w:author="Paul Janssen" w:date="2016-11-17T16:48:00Z">
              <w:rPr/>
            </w:rPrChange>
          </w:rPr>
          <w:t>201</w:t>
        </w:r>
        <w:r w:rsidR="00226892">
          <w:rPr>
            <w:highlight w:val="yellow"/>
          </w:rPr>
          <w:t>7</w:t>
        </w:r>
      </w:ins>
      <w:r w:rsidR="006F2CE2" w:rsidRPr="009A4642">
        <w:rPr>
          <w:highlight w:val="yellow"/>
          <w:rPrChange w:id="738" w:author="Paul Janssen" w:date="2016-11-17T16:48:00Z">
            <w:rPr/>
          </w:rPrChange>
        </w:rPr>
        <w:t>-</w:t>
      </w:r>
      <w:del w:id="739" w:author="Paul Janssen" w:date="2016-11-17T16:48:00Z">
        <w:r w:rsidR="0022319C" w:rsidRPr="009A4642" w:rsidDel="009A4642">
          <w:rPr>
            <w:highlight w:val="yellow"/>
            <w:rPrChange w:id="740" w:author="Paul Janssen" w:date="2016-11-17T16:48:00Z">
              <w:rPr/>
            </w:rPrChange>
          </w:rPr>
          <w:delText>05</w:delText>
        </w:r>
      </w:del>
      <w:ins w:id="741" w:author="Paul Janssen" w:date="2017-01-29T14:42:00Z">
        <w:r w:rsidR="00226892">
          <w:rPr>
            <w:highlight w:val="yellow"/>
          </w:rPr>
          <w:t>01</w:t>
        </w:r>
      </w:ins>
      <w:r w:rsidR="006F2CE2" w:rsidRPr="009A4642">
        <w:rPr>
          <w:highlight w:val="yellow"/>
          <w:rPrChange w:id="742" w:author="Paul Janssen" w:date="2016-11-17T16:48:00Z">
            <w:rPr/>
          </w:rPrChange>
        </w:rPr>
        <w:t>-</w:t>
      </w:r>
      <w:del w:id="743" w:author="Paul Janssen" w:date="2016-11-17T16:48:00Z">
        <w:r w:rsidR="0022319C" w:rsidRPr="009A4642" w:rsidDel="009A4642">
          <w:rPr>
            <w:highlight w:val="yellow"/>
            <w:rPrChange w:id="744" w:author="Paul Janssen" w:date="2016-11-17T16:48:00Z">
              <w:rPr/>
            </w:rPrChange>
          </w:rPr>
          <w:delText>15</w:delText>
        </w:r>
      </w:del>
      <w:ins w:id="745" w:author="Paul Janssen" w:date="2017-01-29T14:42:00Z">
        <w:r w:rsidR="00654B7E">
          <w:t>29</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746" w:name="_Toc473473874"/>
      <w:r>
        <w:t>Termen en definities</w:t>
      </w:r>
      <w:r w:rsidR="00283BD6">
        <w:t>.</w:t>
      </w:r>
      <w:bookmarkEnd w:id="746"/>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 xml:space="preserve">Een </w:t>
            </w:r>
            <w:proofErr w:type="spellStart"/>
            <w:r>
              <w:t>namespace</w:t>
            </w:r>
            <w:proofErr w:type="spellEnd"/>
            <w:r>
              <w:t xml:space="preserve"> wordt geïdentificeerd door een URI.</w:t>
            </w:r>
          </w:p>
          <w:p w:rsidR="00E11691" w:rsidRPr="00961F55" w:rsidRDefault="00E11691" w:rsidP="00E11691"/>
        </w:tc>
      </w:tr>
      <w:tr w:rsidR="00E11691" w:rsidRPr="004F4FCB" w:rsidTr="00E11691">
        <w:tc>
          <w:tcPr>
            <w:tcW w:w="9212" w:type="dxa"/>
          </w:tcPr>
          <w:p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proofErr w:type="spellStart"/>
            <w:r>
              <w:rPr>
                <w:b/>
              </w:rPr>
              <w:t>w</w:t>
            </w:r>
            <w:r w:rsidRPr="00A67056">
              <w:rPr>
                <w:b/>
              </w:rPr>
              <w:t>aardelijst</w:t>
            </w:r>
            <w:proofErr w:type="spellEnd"/>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747" w:name="_Toc434956070"/>
      <w:bookmarkStart w:id="748" w:name="_Toc434956071"/>
      <w:bookmarkStart w:id="749" w:name="_Toc434956072"/>
      <w:bookmarkStart w:id="750" w:name="_Toc434956073"/>
      <w:bookmarkStart w:id="751" w:name="_Toc434956074"/>
      <w:bookmarkStart w:id="752" w:name="_Toc434956075"/>
      <w:bookmarkStart w:id="753" w:name="_Toc434956076"/>
      <w:bookmarkStart w:id="754" w:name="_Toc434956077"/>
      <w:bookmarkStart w:id="755" w:name="_Toc434956078"/>
      <w:bookmarkStart w:id="756" w:name="_Toc434956079"/>
      <w:bookmarkStart w:id="757" w:name="_Toc434956080"/>
      <w:bookmarkStart w:id="758" w:name="_Toc434956081"/>
      <w:bookmarkStart w:id="759" w:name="_Toc434956082"/>
      <w:bookmarkStart w:id="760" w:name="_Toc434956083"/>
      <w:bookmarkStart w:id="761" w:name="_Toc434956084"/>
      <w:bookmarkStart w:id="762" w:name="_Toc473473875"/>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r>
        <w:t>Symbolen en afkortingen</w:t>
      </w:r>
      <w:r w:rsidR="00283BD6">
        <w:t>.</w:t>
      </w:r>
      <w:bookmarkEnd w:id="762"/>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763" w:name="_Toc473473876"/>
      <w:r>
        <w:t>Identificatie</w:t>
      </w:r>
      <w:r w:rsidR="001724FE">
        <w:t xml:space="preserve"> document</w:t>
      </w:r>
      <w:bookmarkEnd w:id="763"/>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 xml:space="preserve">digitaal berichtenverkeer rond het thema utiliteitsnetten en de daarin voorkomende kabels, leidingen en leidingelementen voor de realisatie van een aantal wetten en regelingen. Met name de wet WION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764" w:name="_Toc473473877"/>
      <w:r>
        <w:t>Data content en structuur</w:t>
      </w:r>
      <w:bookmarkEnd w:id="764"/>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765" w:name="_Toc473473878"/>
      <w:r>
        <w:t>Inleiding</w:t>
      </w:r>
      <w:r w:rsidR="00283BD6">
        <w:t>.</w:t>
      </w:r>
      <w:bookmarkEnd w:id="765"/>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766" w:name="_Toc434874118"/>
      <w:bookmarkStart w:id="767" w:name="_Toc434874187"/>
      <w:bookmarkStart w:id="768" w:name="_Toc434874270"/>
      <w:bookmarkStart w:id="769" w:name="_Toc434874338"/>
      <w:bookmarkStart w:id="770" w:name="_Toc434874615"/>
      <w:bookmarkStart w:id="771" w:name="_Toc434933248"/>
      <w:bookmarkStart w:id="772" w:name="_Toc434940476"/>
      <w:bookmarkStart w:id="773" w:name="_Toc434941793"/>
      <w:bookmarkStart w:id="774" w:name="_Toc434943334"/>
      <w:bookmarkStart w:id="775" w:name="_Toc434943765"/>
      <w:bookmarkStart w:id="776" w:name="_Toc434956089"/>
      <w:bookmarkStart w:id="777" w:name="_Toc434874119"/>
      <w:bookmarkStart w:id="778" w:name="_Toc434874188"/>
      <w:bookmarkStart w:id="779" w:name="_Toc434874271"/>
      <w:bookmarkStart w:id="780" w:name="_Toc434874339"/>
      <w:bookmarkStart w:id="781" w:name="_Toc434874616"/>
      <w:bookmarkStart w:id="782" w:name="_Toc434933249"/>
      <w:bookmarkStart w:id="783" w:name="_Toc434940477"/>
      <w:bookmarkStart w:id="784" w:name="_Toc434941794"/>
      <w:bookmarkStart w:id="785" w:name="_Toc434943335"/>
      <w:bookmarkStart w:id="786" w:name="_Toc434943766"/>
      <w:bookmarkStart w:id="787" w:name="_Toc434956090"/>
      <w:bookmarkStart w:id="788" w:name="_Toc473473879"/>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r>
        <w:t>UML diagrammen</w:t>
      </w:r>
      <w:r w:rsidR="00283BD6">
        <w:t>.</w:t>
      </w:r>
      <w:bookmarkEnd w:id="788"/>
    </w:p>
    <w:p w:rsidR="00576E1A" w:rsidRPr="005E1AD7" w:rsidRDefault="00A26E72" w:rsidP="00576E1A">
      <w:pPr>
        <w:pStyle w:val="subparagraaftitel"/>
      </w:pPr>
      <w:bookmarkStart w:id="789" w:name="_Toc473473880"/>
      <w:r w:rsidRPr="005E1AD7">
        <w:t>Beschrijving</w:t>
      </w:r>
      <w:r w:rsidR="00253F30">
        <w:t xml:space="preserve"> algemeen principe</w:t>
      </w:r>
      <w:r w:rsidR="00E24632">
        <w:t>: IMKL2015 als extensie op INSPIRE</w:t>
      </w:r>
      <w:r w:rsidR="00283BD6">
        <w:t>.</w:t>
      </w:r>
      <w:bookmarkEnd w:id="789"/>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w:t>
      </w:r>
      <w:r w:rsidR="00BA4E04">
        <w:lastRenderedPageBreak/>
        <w:t>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790" w:name="_Toc473473881"/>
      <w:r>
        <w:t>UML</w:t>
      </w:r>
      <w:r w:rsidR="00CA2949">
        <w:t xml:space="preserve"> - WION</w:t>
      </w:r>
      <w:r>
        <w:t xml:space="preserve"> overzicht</w:t>
      </w:r>
      <w:r w:rsidR="00283BD6">
        <w:t>.</w:t>
      </w:r>
      <w:bookmarkEnd w:id="790"/>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ins w:id="791" w:author="Paul Janssen" w:date="2017-01-29T14:43:00Z"/>
          <w:bCs/>
        </w:rPr>
      </w:pPr>
      <w:r>
        <w:rPr>
          <w:bCs/>
        </w:rPr>
        <w:t>Oranje: IMKL2015 objecttypen</w:t>
      </w:r>
      <w:ins w:id="792" w:author="Paul Janssen" w:date="2017-01-29T14:43:00Z">
        <w:r w:rsidR="00654B7E">
          <w:rPr>
            <w:bCs/>
          </w:rPr>
          <w:t>.</w:t>
        </w:r>
      </w:ins>
    </w:p>
    <w:p w:rsidR="00654B7E" w:rsidDel="00654B7E" w:rsidRDefault="00654B7E" w:rsidP="00B656A3">
      <w:pPr>
        <w:pStyle w:val="Lijstalinea"/>
        <w:numPr>
          <w:ilvl w:val="0"/>
          <w:numId w:val="31"/>
        </w:numPr>
        <w:spacing w:line="240" w:lineRule="atLeast"/>
        <w:rPr>
          <w:del w:id="793" w:author="Paul Janssen" w:date="2017-01-29T14:47:00Z"/>
          <w:bCs/>
        </w:rPr>
      </w:pP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lastRenderedPageBreak/>
        <w:t xml:space="preserve">Groen en grijs: INSPIRE </w:t>
      </w:r>
      <w:proofErr w:type="spellStart"/>
      <w:r w:rsidRPr="006F2CE2">
        <w:rPr>
          <w:bCs/>
        </w:rPr>
        <w:t>Utility</w:t>
      </w:r>
      <w:proofErr w:type="spellEnd"/>
      <w:r w:rsidRPr="006F2CE2">
        <w:rPr>
          <w:bCs/>
        </w:rPr>
        <w:t xml:space="preserve"> Networks algemeen</w:t>
      </w:r>
    </w:p>
    <w:p w:rsidR="00E778B3" w:rsidRDefault="00B656A3" w:rsidP="00E778B3">
      <w:pPr>
        <w:pStyle w:val="Lijstalinea"/>
        <w:numPr>
          <w:ilvl w:val="0"/>
          <w:numId w:val="31"/>
        </w:numPr>
        <w:spacing w:line="240" w:lineRule="atLeast"/>
        <w:jc w:val="left"/>
        <w:rPr>
          <w:ins w:id="794" w:author="Paul Janssen" w:date="2017-01-29T14:59:00Z"/>
          <w:bCs/>
        </w:rPr>
      </w:pPr>
      <w:r w:rsidRPr="00B656A3">
        <w:rPr>
          <w:bCs/>
        </w:rPr>
        <w:t>Licht oranje</w:t>
      </w:r>
      <w:r w:rsidR="00BA0892">
        <w:rPr>
          <w:bCs/>
        </w:rPr>
        <w:t xml:space="preserve"> en grijs</w:t>
      </w:r>
      <w:r w:rsidRPr="00B656A3">
        <w:rPr>
          <w:bCs/>
        </w:rPr>
        <w:t xml:space="preserve">: Niet instantieerbare objecttypen, datatypen en </w:t>
      </w:r>
      <w:proofErr w:type="spellStart"/>
      <w:r w:rsidR="00932116">
        <w:rPr>
          <w:bCs/>
        </w:rPr>
        <w:t>waardelijsten</w:t>
      </w:r>
      <w:proofErr w:type="spellEnd"/>
      <w:r w:rsidRPr="00B656A3">
        <w:rPr>
          <w:bCs/>
        </w:rPr>
        <w:t>.</w:t>
      </w:r>
    </w:p>
    <w:p w:rsidR="00F67646" w:rsidRDefault="00F67646">
      <w:pPr>
        <w:spacing w:line="240" w:lineRule="atLeast"/>
        <w:jc w:val="left"/>
        <w:rPr>
          <w:ins w:id="795" w:author="Paul Janssen" w:date="2017-01-29T14:59:00Z"/>
          <w:bCs/>
        </w:rPr>
        <w:pPrChange w:id="796" w:author="Paul Janssen" w:date="2017-01-29T14:59:00Z">
          <w:pPr>
            <w:pStyle w:val="Lijstalinea"/>
            <w:numPr>
              <w:numId w:val="31"/>
            </w:numPr>
            <w:spacing w:line="240" w:lineRule="atLeast"/>
            <w:ind w:hanging="360"/>
            <w:jc w:val="left"/>
          </w:pPr>
        </w:pPrChange>
      </w:pPr>
    </w:p>
    <w:p w:rsidR="00F67646" w:rsidRPr="000C1E46" w:rsidRDefault="00F67646">
      <w:pPr>
        <w:spacing w:line="240" w:lineRule="atLeast"/>
        <w:rPr>
          <w:ins w:id="797" w:author="Paul Janssen" w:date="2017-01-29T15:02:00Z"/>
          <w:bCs/>
          <w:highlight w:val="yellow"/>
          <w:rPrChange w:id="798" w:author="Paul Janssen" w:date="2017-01-29T16:41:00Z">
            <w:rPr>
              <w:ins w:id="799" w:author="Paul Janssen" w:date="2017-01-29T15:02:00Z"/>
              <w:bCs/>
            </w:rPr>
          </w:rPrChange>
        </w:rPr>
        <w:pPrChange w:id="800" w:author="Paul Janssen" w:date="2017-01-29T16:42:00Z">
          <w:pPr>
            <w:pStyle w:val="Lijstalinea"/>
            <w:numPr>
              <w:numId w:val="31"/>
            </w:numPr>
            <w:spacing w:line="240" w:lineRule="atLeast"/>
            <w:ind w:hanging="360"/>
            <w:jc w:val="left"/>
          </w:pPr>
        </w:pPrChange>
      </w:pPr>
      <w:ins w:id="801" w:author="Paul Janssen" w:date="2017-01-29T14:59:00Z">
        <w:r w:rsidRPr="000C1E46">
          <w:rPr>
            <w:bCs/>
            <w:highlight w:val="yellow"/>
            <w:rPrChange w:id="802" w:author="Paul Janssen" w:date="2017-01-29T16:41:00Z">
              <w:rPr>
                <w:bCs/>
              </w:rPr>
            </w:rPrChange>
          </w:rPr>
          <w:t xml:space="preserve">Voor WION geldt dat er een verschil is tussen het dataverkeer tussen de centrale voorziening en de afnemers, de uitlevering, en het dataverkeer tussen </w:t>
        </w:r>
      </w:ins>
      <w:ins w:id="803" w:author="Paul Janssen" w:date="2017-01-29T15:01:00Z">
        <w:r w:rsidRPr="000C1E46">
          <w:rPr>
            <w:bCs/>
            <w:highlight w:val="yellow"/>
            <w:rPrChange w:id="804" w:author="Paul Janssen" w:date="2017-01-29T16:41:00Z">
              <w:rPr>
                <w:bCs/>
              </w:rPr>
            </w:rPrChange>
          </w:rPr>
          <w:t>de netbeheerders en de centrale voorziening</w:t>
        </w:r>
      </w:ins>
      <w:ins w:id="805" w:author="Paul Janssen" w:date="2017-01-29T15:18:00Z">
        <w:r w:rsidR="00CD2474" w:rsidRPr="000C1E46">
          <w:rPr>
            <w:bCs/>
            <w:highlight w:val="yellow"/>
            <w:rPrChange w:id="806" w:author="Paul Janssen" w:date="2017-01-29T16:41:00Z">
              <w:rPr>
                <w:bCs/>
              </w:rPr>
            </w:rPrChange>
          </w:rPr>
          <w:t>, de aanlevering</w:t>
        </w:r>
      </w:ins>
      <w:ins w:id="807" w:author="Paul Janssen" w:date="2017-01-29T15:01:00Z">
        <w:r w:rsidRPr="000C1E46">
          <w:rPr>
            <w:bCs/>
            <w:highlight w:val="yellow"/>
            <w:rPrChange w:id="808" w:author="Paul Janssen" w:date="2017-01-29T16:41:00Z">
              <w:rPr>
                <w:bCs/>
              </w:rPr>
            </w:rPrChange>
          </w:rPr>
          <w:t>. Bij de netbeheerders geldt vervolgens dat er een verschil is tussen de centraal aangesloten netbeheerders en de decentraal aangesloten netbeheerders.</w:t>
        </w:r>
      </w:ins>
      <w:ins w:id="809" w:author="Paul Janssen" w:date="2017-01-29T15:02:00Z">
        <w:r w:rsidRPr="000C1E46">
          <w:rPr>
            <w:bCs/>
            <w:highlight w:val="yellow"/>
            <w:rPrChange w:id="810" w:author="Paul Janssen" w:date="2017-01-29T16:41:00Z">
              <w:rPr>
                <w:bCs/>
              </w:rPr>
            </w:rPrChange>
          </w:rPr>
          <w:t xml:space="preserve"> Deze verschillende zijn in de diagrammen aangegeven.</w:t>
        </w:r>
      </w:ins>
    </w:p>
    <w:p w:rsidR="00F67646" w:rsidRPr="000C1E46" w:rsidRDefault="00F67646">
      <w:pPr>
        <w:pStyle w:val="Lijstalinea"/>
        <w:numPr>
          <w:ilvl w:val="0"/>
          <w:numId w:val="31"/>
        </w:numPr>
        <w:spacing w:line="240" w:lineRule="atLeast"/>
        <w:jc w:val="left"/>
        <w:rPr>
          <w:ins w:id="811" w:author="Paul Janssen" w:date="2017-01-29T15:03:00Z"/>
          <w:bCs/>
          <w:highlight w:val="yellow"/>
          <w:rPrChange w:id="812" w:author="Paul Janssen" w:date="2017-01-29T16:41:00Z">
            <w:rPr>
              <w:ins w:id="813" w:author="Paul Janssen" w:date="2017-01-29T15:03:00Z"/>
              <w:bCs/>
            </w:rPr>
          </w:rPrChange>
        </w:rPr>
      </w:pPr>
      <w:ins w:id="814" w:author="Paul Janssen" w:date="2017-01-29T15:02:00Z">
        <w:r w:rsidRPr="000C1E46">
          <w:rPr>
            <w:bCs/>
            <w:highlight w:val="yellow"/>
            <w:rPrChange w:id="815" w:author="Paul Janssen" w:date="2017-01-29T16:41:00Z">
              <w:rPr>
                <w:bCs/>
              </w:rPr>
            </w:rPrChange>
          </w:rPr>
          <w:t>Rood omlijnd: gegevens die door de centrale voorziening worden gegenereerd</w:t>
        </w:r>
      </w:ins>
      <w:ins w:id="816" w:author="Paul Janssen" w:date="2017-01-29T15:03:00Z">
        <w:r w:rsidRPr="000C1E46">
          <w:rPr>
            <w:bCs/>
            <w:highlight w:val="yellow"/>
            <w:rPrChange w:id="817" w:author="Paul Janssen" w:date="2017-01-29T16:41:00Z">
              <w:rPr>
                <w:bCs/>
              </w:rPr>
            </w:rPrChange>
          </w:rPr>
          <w:t>.</w:t>
        </w:r>
      </w:ins>
      <w:ins w:id="818" w:author="Paul Janssen" w:date="2017-01-29T15:18:00Z">
        <w:r w:rsidR="00CD2474" w:rsidRPr="000C1E46">
          <w:rPr>
            <w:bCs/>
            <w:highlight w:val="yellow"/>
            <w:rPrChange w:id="819" w:author="Paul Janssen" w:date="2017-01-29T16:41:00Z">
              <w:rPr>
                <w:bCs/>
              </w:rPr>
            </w:rPrChange>
          </w:rPr>
          <w:t xml:space="preserve"> Komen alleen voor in uitlevering.</w:t>
        </w:r>
      </w:ins>
    </w:p>
    <w:p w:rsidR="00F67646" w:rsidRPr="000C1E46" w:rsidRDefault="00F67646">
      <w:pPr>
        <w:pStyle w:val="Lijstalinea"/>
        <w:numPr>
          <w:ilvl w:val="0"/>
          <w:numId w:val="31"/>
        </w:numPr>
        <w:spacing w:line="240" w:lineRule="atLeast"/>
        <w:jc w:val="left"/>
        <w:rPr>
          <w:ins w:id="820" w:author="Paul Janssen" w:date="2017-01-29T15:01:00Z"/>
          <w:bCs/>
          <w:highlight w:val="yellow"/>
          <w:rPrChange w:id="821" w:author="Paul Janssen" w:date="2017-01-29T16:41:00Z">
            <w:rPr>
              <w:ins w:id="822" w:author="Paul Janssen" w:date="2017-01-29T15:01:00Z"/>
              <w:bCs/>
            </w:rPr>
          </w:rPrChange>
        </w:rPr>
      </w:pPr>
      <w:ins w:id="823" w:author="Paul Janssen" w:date="2017-01-29T15:03:00Z">
        <w:r w:rsidRPr="000C1E46">
          <w:rPr>
            <w:bCs/>
            <w:highlight w:val="yellow"/>
            <w:rPrChange w:id="824" w:author="Paul Janssen" w:date="2017-01-29T16:41:00Z">
              <w:rPr>
                <w:bCs/>
              </w:rPr>
            </w:rPrChange>
          </w:rPr>
          <w:t>Groen omlijnd: gegevens die voor de centraal aangesloten netbeheerder door de voorziening wordt gegenereerd.</w:t>
        </w:r>
      </w:ins>
      <w:ins w:id="825" w:author="Paul Janssen" w:date="2017-01-29T15:04:00Z">
        <w:r w:rsidRPr="000C1E46">
          <w:rPr>
            <w:bCs/>
            <w:highlight w:val="yellow"/>
            <w:rPrChange w:id="826" w:author="Paul Janssen" w:date="2017-01-29T16:41:00Z">
              <w:rPr>
                <w:bCs/>
              </w:rPr>
            </w:rPrChange>
          </w:rPr>
          <w:t xml:space="preserve"> </w:t>
        </w:r>
        <w:r w:rsidR="00D020C9" w:rsidRPr="000C1E46">
          <w:rPr>
            <w:bCs/>
            <w:highlight w:val="yellow"/>
            <w:rPrChange w:id="827" w:author="Paul Janssen" w:date="2017-01-29T16:41:00Z">
              <w:rPr>
                <w:bCs/>
              </w:rPr>
            </w:rPrChange>
          </w:rPr>
          <w:t>Decentraal aangesloten netbeheerders moeten deze gegevens per melding aan de centrale voorziening leveren.</w:t>
        </w:r>
      </w:ins>
    </w:p>
    <w:p w:rsidR="00D020C9" w:rsidRPr="000C1E46" w:rsidRDefault="00CD28C7">
      <w:pPr>
        <w:pStyle w:val="Lijstalinea"/>
        <w:numPr>
          <w:ilvl w:val="0"/>
          <w:numId w:val="31"/>
        </w:numPr>
        <w:spacing w:line="240" w:lineRule="atLeast"/>
        <w:jc w:val="left"/>
        <w:rPr>
          <w:ins w:id="828" w:author="Paul Janssen" w:date="2017-01-29T14:48:00Z"/>
          <w:bCs/>
          <w:highlight w:val="yellow"/>
          <w:rPrChange w:id="829" w:author="Paul Janssen" w:date="2017-01-29T16:41:00Z">
            <w:rPr>
              <w:ins w:id="830" w:author="Paul Janssen" w:date="2017-01-29T14:48:00Z"/>
              <w:bCs/>
            </w:rPr>
          </w:rPrChange>
        </w:rPr>
      </w:pPr>
      <w:ins w:id="831" w:author="Paul Janssen" w:date="2017-02-16T11:01:00Z">
        <w:r>
          <w:rPr>
            <w:bCs/>
            <w:highlight w:val="yellow"/>
          </w:rPr>
          <w:t xml:space="preserve">Bij </w:t>
        </w:r>
        <w:proofErr w:type="spellStart"/>
        <w:r>
          <w:rPr>
            <w:bCs/>
            <w:highlight w:val="yellow"/>
          </w:rPr>
          <w:t>objectypen</w:t>
        </w:r>
        <w:proofErr w:type="spellEnd"/>
        <w:r>
          <w:rPr>
            <w:bCs/>
            <w:highlight w:val="yellow"/>
          </w:rPr>
          <w:t xml:space="preserve"> </w:t>
        </w:r>
      </w:ins>
      <w:ins w:id="832" w:author="Paul Janssen" w:date="2017-01-29T15:06:00Z">
        <w:r w:rsidR="006436B5" w:rsidRPr="006436B5">
          <w:rPr>
            <w:bCs/>
            <w:highlight w:val="yellow"/>
          </w:rPr>
          <w:t xml:space="preserve">is met </w:t>
        </w:r>
        <w:proofErr w:type="spellStart"/>
        <w:r w:rsidR="00D020C9" w:rsidRPr="000C1E46">
          <w:rPr>
            <w:bCs/>
            <w:highlight w:val="yellow"/>
            <w:rPrChange w:id="833" w:author="Paul Janssen" w:date="2017-01-29T16:41:00Z">
              <w:rPr>
                <w:bCs/>
              </w:rPr>
            </w:rPrChange>
          </w:rPr>
          <w:t>constraint</w:t>
        </w:r>
      </w:ins>
      <w:ins w:id="834" w:author="Paul Janssen" w:date="2017-02-16T11:01:00Z">
        <w:r w:rsidR="006436B5">
          <w:rPr>
            <w:bCs/>
            <w:highlight w:val="yellow"/>
          </w:rPr>
          <w:t>s</w:t>
        </w:r>
      </w:ins>
      <w:proofErr w:type="spellEnd"/>
      <w:ins w:id="835" w:author="Paul Janssen" w:date="2017-01-29T15:06:00Z">
        <w:r w:rsidR="00D020C9" w:rsidRPr="000C1E46">
          <w:rPr>
            <w:bCs/>
            <w:highlight w:val="yellow"/>
            <w:rPrChange w:id="836" w:author="Paul Janssen" w:date="2017-01-29T16:41:00Z">
              <w:rPr>
                <w:bCs/>
              </w:rPr>
            </w:rPrChange>
          </w:rPr>
          <w:t xml:space="preserve"> aangegeven </w:t>
        </w:r>
      </w:ins>
      <w:ins w:id="837" w:author="Paul Janssen" w:date="2017-01-29T15:07:00Z">
        <w:r w:rsidR="00D020C9" w:rsidRPr="000C1E46">
          <w:rPr>
            <w:bCs/>
            <w:highlight w:val="yellow"/>
            <w:rPrChange w:id="838" w:author="Paul Janssen" w:date="2017-01-29T16:41:00Z">
              <w:rPr>
                <w:bCs/>
              </w:rPr>
            </w:rPrChange>
          </w:rPr>
          <w:t>indien er</w:t>
        </w:r>
      </w:ins>
      <w:ins w:id="839" w:author="Paul Janssen" w:date="2017-01-29T15:06:00Z">
        <w:r w:rsidR="00D020C9" w:rsidRPr="000C1E46">
          <w:rPr>
            <w:bCs/>
            <w:highlight w:val="yellow"/>
            <w:rPrChange w:id="840" w:author="Paul Janssen" w:date="2017-01-29T16:41:00Z">
              <w:rPr>
                <w:bCs/>
              </w:rPr>
            </w:rPrChange>
          </w:rPr>
          <w:t xml:space="preserve"> verschil is met betrekking tot </w:t>
        </w:r>
      </w:ins>
      <w:ins w:id="841" w:author="Paul Janssen" w:date="2017-01-29T15:19:00Z">
        <w:r w:rsidR="00CD2474" w:rsidRPr="000C1E46">
          <w:rPr>
            <w:bCs/>
            <w:highlight w:val="yellow"/>
            <w:rPrChange w:id="842" w:author="Paul Janssen" w:date="2017-01-29T16:41:00Z">
              <w:rPr>
                <w:bCs/>
              </w:rPr>
            </w:rPrChange>
          </w:rPr>
          <w:t xml:space="preserve">aan- of uitlevering of </w:t>
        </w:r>
      </w:ins>
      <w:ins w:id="843" w:author="Paul Janssen" w:date="2017-02-16T11:01:00Z">
        <w:r w:rsidR="006436B5">
          <w:rPr>
            <w:bCs/>
            <w:highlight w:val="yellow"/>
          </w:rPr>
          <w:t xml:space="preserve">een </w:t>
        </w:r>
      </w:ins>
      <w:ins w:id="844" w:author="Paul Janssen" w:date="2017-01-29T15:06:00Z">
        <w:r w:rsidR="00D020C9" w:rsidRPr="000C1E46">
          <w:rPr>
            <w:bCs/>
            <w:highlight w:val="yellow"/>
            <w:rPrChange w:id="845" w:author="Paul Janssen" w:date="2017-01-29T16:41:00Z">
              <w:rPr>
                <w:bCs/>
              </w:rPr>
            </w:rPrChange>
          </w:rPr>
          <w:t>decentraal of centraal aangesloten netbeheerder.</w:t>
        </w:r>
      </w:ins>
    </w:p>
    <w:p w:rsidR="00654B7E" w:rsidRDefault="00654B7E">
      <w:pPr>
        <w:spacing w:line="240" w:lineRule="atLeast"/>
        <w:jc w:val="left"/>
        <w:rPr>
          <w:ins w:id="846" w:author="Paul Janssen" w:date="2017-01-29T14:48:00Z"/>
          <w:bCs/>
        </w:rPr>
        <w:pPrChange w:id="847" w:author="Paul Janssen" w:date="2017-01-29T14:48:00Z">
          <w:pPr>
            <w:pStyle w:val="Lijstalinea"/>
            <w:numPr>
              <w:numId w:val="31"/>
            </w:numPr>
            <w:spacing w:line="240" w:lineRule="atLeast"/>
            <w:ind w:hanging="360"/>
            <w:jc w:val="left"/>
          </w:pPr>
        </w:pPrChange>
      </w:pPr>
    </w:p>
    <w:p w:rsidR="00654B7E" w:rsidRDefault="00654B7E">
      <w:pPr>
        <w:spacing w:line="240" w:lineRule="atLeast"/>
        <w:jc w:val="left"/>
        <w:rPr>
          <w:ins w:id="848" w:author="Paul Janssen" w:date="2017-01-29T14:48:00Z"/>
          <w:bCs/>
        </w:rPr>
        <w:pPrChange w:id="849" w:author="Paul Janssen" w:date="2017-01-29T14:48:00Z">
          <w:pPr>
            <w:pStyle w:val="Lijstalinea"/>
            <w:numPr>
              <w:numId w:val="31"/>
            </w:numPr>
            <w:spacing w:line="240" w:lineRule="atLeast"/>
            <w:ind w:hanging="360"/>
            <w:jc w:val="left"/>
          </w:pPr>
        </w:pPrChange>
      </w:pPr>
    </w:p>
    <w:p w:rsidR="004F4FCB" w:rsidRDefault="004F4FCB">
      <w:pPr>
        <w:spacing w:line="240" w:lineRule="atLeast"/>
        <w:jc w:val="left"/>
        <w:rPr>
          <w:bCs/>
          <w:rPrChange w:id="850" w:author="Paul Janssen" w:date="2017-01-29T14:48:00Z">
            <w:rPr/>
          </w:rPrChange>
        </w:rPr>
        <w:sectPr w:rsidR="004F4FCB" w:rsidSect="00672722">
          <w:pgSz w:w="11906" w:h="16838" w:code="9"/>
          <w:pgMar w:top="2552" w:right="1622" w:bottom="1531" w:left="1622" w:header="0" w:footer="57" w:gutter="0"/>
          <w:cols w:space="708"/>
          <w:docGrid w:linePitch="360"/>
        </w:sectPr>
        <w:pPrChange w:id="851" w:author="Paul Janssen" w:date="2017-01-29T14:48:00Z">
          <w:pPr>
            <w:pStyle w:val="Lijstalinea"/>
            <w:numPr>
              <w:numId w:val="31"/>
            </w:numPr>
            <w:spacing w:line="240" w:lineRule="atLeast"/>
            <w:ind w:hanging="360"/>
            <w:jc w:val="left"/>
          </w:pPr>
        </w:pPrChange>
      </w:pPr>
    </w:p>
    <w:p w:rsidR="00E778B3" w:rsidRDefault="00726ADF"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ins w:id="852" w:author="Paul Janssen" w:date="2017-01-29T15:10:00Z">
        <w:r>
          <w:rPr>
            <w:bCs/>
            <w:noProof/>
          </w:rPr>
          <w:lastRenderedPageBreak/>
          <w:drawing>
            <wp:inline distT="0" distB="0" distL="0" distR="0">
              <wp:extent cx="14207490" cy="94722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07490" cy="9472295"/>
                      </a:xfrm>
                      <a:prstGeom prst="rect">
                        <a:avLst/>
                      </a:prstGeom>
                    </pic:spPr>
                  </pic:pic>
                </a:graphicData>
              </a:graphic>
            </wp:inline>
          </w:drawing>
        </w:r>
      </w:ins>
      <w:del w:id="853" w:author="Paul Janssen" w:date="2016-11-17T16:06:00Z">
        <w:r w:rsidR="00465070" w:rsidDel="005A0EFD">
          <w:rPr>
            <w:bCs/>
            <w:noProof/>
          </w:rPr>
          <w:drawing>
            <wp:inline distT="0" distB="0" distL="0" distR="0">
              <wp:extent cx="13290331" cy="9772200"/>
              <wp:effectExtent l="0" t="0" r="0" b="0"/>
              <wp:docPr id="34" name="Afbeelding 33"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298715" cy="9778365"/>
                      </a:xfrm>
                      <a:prstGeom prst="rect">
                        <a:avLst/>
                      </a:prstGeom>
                    </pic:spPr>
                  </pic:pic>
                </a:graphicData>
              </a:graphic>
            </wp:inline>
          </w:drawing>
        </w:r>
      </w:del>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DA137A">
        <w:rPr>
          <w:highlight w:val="yellow"/>
          <w:rPrChange w:id="854" w:author="Paul Janssen" w:date="2017-01-27T16:04:00Z">
            <w:rPr/>
          </w:rPrChange>
        </w:rPr>
        <w:t xml:space="preserve">Het UML diagram brengt het </w:t>
      </w:r>
      <w:del w:id="855" w:author="Paul Janssen" w:date="2017-01-27T16:03:00Z">
        <w:r w:rsidRPr="00DA137A" w:rsidDel="00DA137A">
          <w:rPr>
            <w:highlight w:val="yellow"/>
            <w:rPrChange w:id="856" w:author="Paul Janssen" w:date="2017-01-27T16:04:00Z">
              <w:rPr/>
            </w:rPrChange>
          </w:rPr>
          <w:delText xml:space="preserve">complete </w:delText>
        </w:r>
      </w:del>
      <w:r w:rsidRPr="00DA137A">
        <w:rPr>
          <w:highlight w:val="yellow"/>
          <w:rPrChange w:id="857" w:author="Paul Janssen" w:date="2017-01-27T16:04:00Z">
            <w:rPr/>
          </w:rPrChange>
        </w:rPr>
        <w:t xml:space="preserve">IMKL2015 </w:t>
      </w:r>
      <w:r w:rsidR="00CA2949" w:rsidRPr="00DA137A">
        <w:rPr>
          <w:highlight w:val="yellow"/>
          <w:rPrChange w:id="858" w:author="Paul Janssen" w:date="2017-01-27T16:04:00Z">
            <w:rPr/>
          </w:rPrChange>
        </w:rPr>
        <w:t xml:space="preserve">– WION </w:t>
      </w:r>
      <w:ins w:id="859" w:author="Paul Janssen" w:date="2017-01-27T16:00:00Z">
        <w:r w:rsidR="00DA137A" w:rsidRPr="00DA137A">
          <w:rPr>
            <w:highlight w:val="yellow"/>
            <w:rPrChange w:id="860" w:author="Paul Janssen" w:date="2017-01-27T16:04:00Z">
              <w:rPr/>
            </w:rPrChange>
          </w:rPr>
          <w:t xml:space="preserve">voor netinformatie </w:t>
        </w:r>
      </w:ins>
      <w:r w:rsidRPr="00DA137A">
        <w:rPr>
          <w:highlight w:val="yellow"/>
          <w:rPrChange w:id="861" w:author="Paul Janssen" w:date="2017-01-27T16:04:00Z">
            <w:rPr/>
          </w:rPrChange>
        </w:rPr>
        <w:t xml:space="preserve">inclusief de relatie met INSPIRE in beeld. </w:t>
      </w:r>
      <w:r w:rsidR="00C73986" w:rsidRPr="00DA137A">
        <w:rPr>
          <w:highlight w:val="yellow"/>
          <w:rPrChange w:id="862" w:author="Paul Janssen" w:date="2017-01-27T16:04:00Z">
            <w:rPr/>
          </w:rPrChange>
        </w:rPr>
        <w:t>De specifiek voor de andere deelmodellen opgenomen informatie zit hier nog niet in.</w:t>
      </w:r>
      <w:ins w:id="863" w:author="Paul Janssen" w:date="2017-01-27T16:00:00Z">
        <w:r w:rsidR="00DA137A" w:rsidRPr="00DA137A">
          <w:rPr>
            <w:highlight w:val="yellow"/>
            <w:rPrChange w:id="864" w:author="Paul Janssen" w:date="2017-01-27T16:04:00Z">
              <w:rPr/>
            </w:rPrChange>
          </w:rPr>
          <w:t xml:space="preserve"> Ook de WION </w:t>
        </w:r>
      </w:ins>
      <w:ins w:id="865" w:author="Paul Janssen" w:date="2017-03-03T14:50:00Z">
        <w:r w:rsidR="00AF76AD">
          <w:rPr>
            <w:highlight w:val="yellow"/>
          </w:rPr>
          <w:t>g</w:t>
        </w:r>
      </w:ins>
      <w:ins w:id="866" w:author="Paul Janssen" w:date="2017-01-27T16:00:00Z">
        <w:r w:rsidR="00DA137A" w:rsidRPr="00DA137A">
          <w:rPr>
            <w:highlight w:val="yellow"/>
            <w:rPrChange w:id="867" w:author="Paul Janssen" w:date="2017-01-27T16:04:00Z">
              <w:rPr/>
            </w:rPrChange>
          </w:rPr>
          <w:t>ebiedsinfo</w:t>
        </w:r>
      </w:ins>
      <w:ins w:id="868" w:author="Paul Janssen" w:date="2017-01-29T16:43:00Z">
        <w:r w:rsidR="002C2CC5">
          <w:rPr>
            <w:highlight w:val="yellow"/>
          </w:rPr>
          <w:t>r</w:t>
        </w:r>
      </w:ins>
      <w:ins w:id="869" w:author="Paul Janssen" w:date="2017-01-27T16:00:00Z">
        <w:r w:rsidR="00DA137A" w:rsidRPr="00DA137A">
          <w:rPr>
            <w:highlight w:val="yellow"/>
            <w:rPrChange w:id="870" w:author="Paul Janssen" w:date="2017-01-27T16:04:00Z">
              <w:rPr/>
            </w:rPrChange>
          </w:rPr>
          <w:t>matie, graafpolygoon en belangenregistratie zijn niet opgenomen (zie daarvoor paragraaf 5.2.2</w:t>
        </w:r>
      </w:ins>
      <w:ins w:id="871" w:author="Paul Janssen" w:date="2017-01-29T16:43:00Z">
        <w:r w:rsidR="002C2CC5">
          <w:rPr>
            <w:highlight w:val="yellow"/>
          </w:rPr>
          <w:t>4</w:t>
        </w:r>
      </w:ins>
      <w:ins w:id="872" w:author="Paul Janssen" w:date="2017-01-27T16:02:00Z">
        <w:r w:rsidR="00DA137A" w:rsidRPr="00DA137A">
          <w:rPr>
            <w:highlight w:val="yellow"/>
            <w:rPrChange w:id="873" w:author="Paul Janssen" w:date="2017-01-27T16:04:00Z">
              <w:rPr/>
            </w:rPrChange>
          </w:rPr>
          <w:t>)</w:t>
        </w:r>
      </w:ins>
      <w:ins w:id="874" w:author="Paul Janssen" w:date="2017-01-27T16:03:00Z">
        <w:r w:rsidR="00DA137A" w:rsidRPr="00DA137A">
          <w:rPr>
            <w:highlight w:val="yellow"/>
            <w:rPrChange w:id="875" w:author="Paul Janssen" w:date="2017-01-27T16:04:00Z">
              <w:rPr/>
            </w:rPrChange>
          </w:rPr>
          <w:t>.</w:t>
        </w:r>
      </w:ins>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Network Model. </w:t>
      </w:r>
      <w:r>
        <w:t xml:space="preserve">Aan de bovenzijde bevindt zich de IMKL2015 toevoeging op het INSPIRE Utilities model. </w:t>
      </w:r>
      <w:r w:rsidR="00A67D82">
        <w:t xml:space="preserve">Aan de onderzijde het INSPIRE Utilities model. </w:t>
      </w:r>
      <w:r>
        <w:t xml:space="preserve">De </w:t>
      </w:r>
      <w:proofErr w:type="spellStart"/>
      <w:r>
        <w:t>koppelingslaag</w:t>
      </w:r>
      <w:proofErr w:type="spellEnd"/>
      <w:r>
        <w:t xml:space="preserve">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IMKL2015:Elektricteitskabel aan </w:t>
      </w:r>
      <w:proofErr w:type="spellStart"/>
      <w:r w:rsidR="003513CF">
        <w:t>INSPIRE:ElectricityCable</w:t>
      </w:r>
      <w:proofErr w:type="spellEnd"/>
      <w:r w:rsidR="003513CF">
        <w:t xml:space="preserve">, IMKL2015:Waterleiding aan </w:t>
      </w:r>
      <w:proofErr w:type="spellStart"/>
      <w:r w:rsidR="003513CF">
        <w:t>INSPIRE:WaterPipe</w:t>
      </w:r>
      <w:proofErr w:type="spellEnd"/>
      <w:r w:rsidR="003513CF">
        <w:t xml:space="preserve"> enz. Ze bevatten daarmee alle INSPIRE eigenschappen en relaties van die objecttypen. De IMKL2015 </w:t>
      </w:r>
      <w:proofErr w:type="spellStart"/>
      <w:r w:rsidR="003513CF">
        <w:t>koppelingslaag</w:t>
      </w:r>
      <w:proofErr w:type="spellEnd"/>
      <w:r w:rsidR="003513CF">
        <w:t xml:space="preserve"> is ook gekoppeld aan de IMKL2015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 xml:space="preserve">De objecttypen in de IMKL2015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876" w:name="_Toc473473882"/>
      <w:r>
        <w:t>Associaties in het model</w:t>
      </w:r>
      <w:r w:rsidR="00283BD6">
        <w:t>.</w:t>
      </w:r>
      <w:bookmarkEnd w:id="876"/>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877" w:name="_Toc473473883"/>
      <w:r w:rsidRPr="00971241">
        <w:t>Numerieke</w:t>
      </w:r>
      <w:r w:rsidR="0047410C">
        <w:t xml:space="preserve"> waarden</w:t>
      </w:r>
      <w:r w:rsidR="00283BD6">
        <w:t>.</w:t>
      </w:r>
      <w:bookmarkEnd w:id="877"/>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878" w:name="_Toc473473884"/>
      <w:r>
        <w:t>Waardelijsten zijn extern</w:t>
      </w:r>
      <w:r w:rsidR="00283BD6">
        <w:t>.</w:t>
      </w:r>
      <w:bookmarkEnd w:id="878"/>
    </w:p>
    <w:p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w:t>
      </w:r>
      <w:r w:rsidRPr="003657E7">
        <w:lastRenderedPageBreak/>
        <w:t xml:space="preserve">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879" w:name="_Toc473473885"/>
      <w:r>
        <w:t xml:space="preserve">Basisattributen voor </w:t>
      </w:r>
      <w:r w:rsidRPr="00CF23D1">
        <w:t>identificatie</w:t>
      </w:r>
      <w:r>
        <w:t xml:space="preserve"> en labels</w:t>
      </w:r>
      <w:r w:rsidR="00283BD6">
        <w:t>.</w:t>
      </w:r>
      <w:bookmarkEnd w:id="879"/>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94E4D" w:rsidP="00576E1A">
      <w:pPr>
        <w:spacing w:line="240" w:lineRule="atLeast"/>
      </w:pPr>
      <w:del w:id="880" w:author="Paul Janssen" w:date="2017-01-29T15:24:00Z">
        <w:r w:rsidDel="00CD2474">
          <w:rPr>
            <w:noProof/>
          </w:rPr>
          <w:lastRenderedPageBreak/>
          <w:drawing>
            <wp:inline distT="0" distB="0" distL="0" distR="0">
              <wp:extent cx="8099425" cy="4609465"/>
              <wp:effectExtent l="0" t="0" r="0" b="0"/>
              <wp:docPr id="32" name="Afbeelding 31"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099425" cy="4609465"/>
                      </a:xfrm>
                      <a:prstGeom prst="rect">
                        <a:avLst/>
                      </a:prstGeom>
                    </pic:spPr>
                  </pic:pic>
                </a:graphicData>
              </a:graphic>
            </wp:inline>
          </w:drawing>
        </w:r>
      </w:del>
      <w:ins w:id="881" w:author="Paul Janssen" w:date="2017-01-29T15:24:00Z">
        <w:r w:rsidR="00CD2474">
          <w:rPr>
            <w:noProof/>
          </w:rPr>
          <w:drawing>
            <wp:inline distT="0" distB="0" distL="0" distR="0">
              <wp:extent cx="8099425" cy="484886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 IMKL2015 Basis_informat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ins>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882" w:name="_Toc434874127"/>
      <w:bookmarkStart w:id="883" w:name="_Toc434874196"/>
      <w:bookmarkStart w:id="884" w:name="_Toc434874279"/>
      <w:bookmarkStart w:id="885" w:name="_Toc434874347"/>
      <w:bookmarkStart w:id="886" w:name="_Toc434874624"/>
      <w:bookmarkStart w:id="887" w:name="_Toc434933257"/>
      <w:bookmarkStart w:id="888" w:name="_Toc434940485"/>
      <w:bookmarkStart w:id="889" w:name="_Toc434941802"/>
      <w:bookmarkStart w:id="890" w:name="_Toc434943343"/>
      <w:bookmarkStart w:id="891" w:name="_Toc434943774"/>
      <w:bookmarkStart w:id="892" w:name="_Toc434956098"/>
      <w:bookmarkStart w:id="893" w:name="_Toc473473886"/>
      <w:bookmarkEnd w:id="882"/>
      <w:bookmarkEnd w:id="883"/>
      <w:bookmarkEnd w:id="884"/>
      <w:bookmarkEnd w:id="885"/>
      <w:bookmarkEnd w:id="886"/>
      <w:bookmarkEnd w:id="887"/>
      <w:bookmarkEnd w:id="888"/>
      <w:bookmarkEnd w:id="889"/>
      <w:bookmarkEnd w:id="890"/>
      <w:bookmarkEnd w:id="891"/>
      <w:bookmarkEnd w:id="892"/>
      <w:r>
        <w:t xml:space="preserve">IMKL2015 </w:t>
      </w:r>
      <w:r w:rsidR="002C7B72">
        <w:t xml:space="preserve">semantische </w:t>
      </w:r>
      <w:r>
        <w:t>kern</w:t>
      </w:r>
      <w:r w:rsidR="00283BD6">
        <w:t>.</w:t>
      </w:r>
      <w:bookmarkEnd w:id="893"/>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CD2474" w:rsidP="007B7303">
      <w:pPr>
        <w:jc w:val="left"/>
        <w:rPr>
          <w:b/>
          <w:noProof/>
        </w:rPr>
      </w:pPr>
      <w:ins w:id="894" w:author="Paul Janssen" w:date="2017-01-29T15:25:00Z">
        <w:r>
          <w:rPr>
            <w:b/>
            <w:noProof/>
          </w:rPr>
          <w:lastRenderedPageBreak/>
          <w:drawing>
            <wp:anchor distT="0" distB="0" distL="114300" distR="114300" simplePos="0" relativeHeight="251668480" behindDoc="0" locked="0" layoutInCell="1" allowOverlap="1">
              <wp:simplePos x="0" y="0"/>
              <wp:positionH relativeFrom="column">
                <wp:posOffset>60647</wp:posOffset>
              </wp:positionH>
              <wp:positionV relativeFrom="paragraph">
                <wp:posOffset>-540129</wp:posOffset>
              </wp:positionV>
              <wp:extent cx="7745730" cy="55003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 IMKL2015 Semantische kern.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45730" cy="5500370"/>
                      </a:xfrm>
                      <a:prstGeom prst="rect">
                        <a:avLst/>
                      </a:prstGeom>
                    </pic:spPr>
                  </pic:pic>
                </a:graphicData>
              </a:graphic>
              <wp14:sizeRelH relativeFrom="page">
                <wp14:pctWidth>0</wp14:pctWidth>
              </wp14:sizeRelH>
              <wp14:sizeRelV relativeFrom="page">
                <wp14:pctHeight>0</wp14:pctHeight>
              </wp14:sizeRelV>
            </wp:anchor>
          </w:drawing>
        </w:r>
      </w:ins>
      <w:del w:id="895" w:author="Paul Janssen" w:date="2017-01-29T15:24:00Z">
        <w:r w:rsidR="00465070" w:rsidDel="00CD2474">
          <w:rPr>
            <w:b/>
            <w:noProof/>
          </w:rPr>
          <w:drawing>
            <wp:anchor distT="0" distB="0" distL="114300" distR="114300" simplePos="0" relativeHeight="251667456" behindDoc="0" locked="0" layoutInCell="1" allowOverlap="1">
              <wp:simplePos x="0" y="0"/>
              <wp:positionH relativeFrom="column">
                <wp:posOffset>5080</wp:posOffset>
              </wp:positionH>
              <wp:positionV relativeFrom="paragraph">
                <wp:posOffset>-115570</wp:posOffset>
              </wp:positionV>
              <wp:extent cx="8103235" cy="5044440"/>
              <wp:effectExtent l="0" t="0" r="0" b="0"/>
              <wp:wrapTopAndBottom/>
              <wp:docPr id="35" name="Afbeelding 3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4" cstate="print"/>
                      <a:stretch>
                        <a:fillRect/>
                      </a:stretch>
                    </pic:blipFill>
                    <pic:spPr>
                      <a:xfrm>
                        <a:off x="0" y="0"/>
                        <a:ext cx="8103235" cy="5044440"/>
                      </a:xfrm>
                      <a:prstGeom prst="rect">
                        <a:avLst/>
                      </a:prstGeom>
                    </pic:spPr>
                  </pic:pic>
                </a:graphicData>
              </a:graphic>
            </wp:anchor>
          </w:drawing>
        </w:r>
      </w:del>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proofErr w:type="spellStart"/>
      <w:r>
        <w:t>Kabelbed</w:t>
      </w:r>
      <w:proofErr w:type="spellEnd"/>
      <w:r>
        <w:t xml:space="preserve">,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ins w:id="896" w:author="Paul Janssen" w:date="2017-01-29T16:45:00Z">
        <w:r w:rsidR="002C2CC5" w:rsidRPr="002C2CC5">
          <w:rPr>
            <w:highlight w:val="yellow"/>
            <w:rPrChange w:id="897" w:author="Paul Janssen" w:date="2017-01-29T16:46:00Z">
              <w:rPr/>
            </w:rPrChange>
          </w:rPr>
          <w:t>wordt gerefereerd door een Belanghebbende</w:t>
        </w:r>
        <w:r w:rsidR="002C2CC5">
          <w:t>, deze heeft e</w:t>
        </w:r>
      </w:ins>
      <w:ins w:id="898" w:author="Paul Janssen" w:date="2017-01-29T16:47:00Z">
        <w:r w:rsidR="002C2CC5">
          <w:t>e</w:t>
        </w:r>
      </w:ins>
      <w:ins w:id="899" w:author="Paul Janssen" w:date="2017-01-29T16:45:00Z">
        <w:r w:rsidR="002C2CC5">
          <w:t xml:space="preserve">n belang in een WION aanvraag. </w:t>
        </w:r>
      </w:ins>
      <w:ins w:id="900" w:author="Paul Janssen" w:date="2017-01-29T16:46:00Z">
        <w:r w:rsidR="002C2CC5">
          <w:t xml:space="preserve">De Belanghebbende </w:t>
        </w:r>
      </w:ins>
      <w:r>
        <w:t xml:space="preserve">kan verwijzen naar een object </w:t>
      </w:r>
      <w:del w:id="901" w:author="Paul Janssen" w:date="2017-01-29T16:48:00Z">
        <w:r w:rsidDel="002C2CC5">
          <w:delText xml:space="preserve">ExtraTopografie </w:delText>
        </w:r>
      </w:del>
      <w:proofErr w:type="spellStart"/>
      <w:ins w:id="902" w:author="Paul Janssen" w:date="2017-01-29T16:48:00Z">
        <w:r w:rsidR="002C2CC5">
          <w:t>EigenTopografie</w:t>
        </w:r>
        <w:proofErr w:type="spellEnd"/>
        <w:r w:rsidR="002C2CC5">
          <w:t xml:space="preserve"> </w:t>
        </w:r>
      </w:ins>
      <w:r>
        <w:t>voor het koppelen van een extra toegevoegde topografie.</w:t>
      </w:r>
      <w:r w:rsidR="00C84D52">
        <w:t xml:space="preserve"> </w:t>
      </w:r>
      <w:del w:id="903" w:author="Paul Janssen" w:date="2017-02-15T16:22:00Z">
        <w:r w:rsidR="00C84D52" w:rsidRPr="00091AF6" w:rsidDel="0070101B">
          <w:rPr>
            <w:highlight w:val="green"/>
            <w:rPrChange w:id="904" w:author="Paul Janssen" w:date="2017-02-13T13:29:00Z">
              <w:rPr/>
            </w:rPrChange>
          </w:rPr>
          <w:delText xml:space="preserve">Ook hier kan via de referentie naar het </w:delText>
        </w:r>
        <w:r w:rsidR="005D453A" w:rsidRPr="00091AF6" w:rsidDel="0070101B">
          <w:rPr>
            <w:highlight w:val="green"/>
            <w:rPrChange w:id="905" w:author="Paul Janssen" w:date="2017-02-13T13:29:00Z">
              <w:rPr/>
            </w:rPrChange>
          </w:rPr>
          <w:delText>Utiliteitsnet</w:delText>
        </w:r>
        <w:r w:rsidR="00C84D52" w:rsidRPr="00091AF6" w:rsidDel="0070101B">
          <w:rPr>
            <w:highlight w:val="green"/>
            <w:rPrChange w:id="906" w:author="Paul Janssen" w:date="2017-02-13T13:29:00Z">
              <w:rPr/>
            </w:rPrChange>
          </w:rPr>
          <w:delText xml:space="preserve"> de </w:delText>
        </w:r>
      </w:del>
      <w:del w:id="907" w:author="Paul Janssen" w:date="2017-01-29T16:48:00Z">
        <w:r w:rsidR="00C84D52" w:rsidRPr="00091AF6" w:rsidDel="002C2CC5">
          <w:rPr>
            <w:highlight w:val="green"/>
            <w:rPrChange w:id="908" w:author="Paul Janssen" w:date="2017-02-13T13:29:00Z">
              <w:rPr/>
            </w:rPrChange>
          </w:rPr>
          <w:delText xml:space="preserve">ExtraTopografie </w:delText>
        </w:r>
      </w:del>
      <w:del w:id="909" w:author="Paul Janssen" w:date="2017-02-15T16:22:00Z">
        <w:r w:rsidR="00C84D52" w:rsidRPr="00091AF6" w:rsidDel="0070101B">
          <w:rPr>
            <w:highlight w:val="green"/>
            <w:rPrChange w:id="910" w:author="Paul Janssen" w:date="2017-02-13T13:29:00Z">
              <w:rPr/>
            </w:rPrChange>
          </w:rPr>
          <w:delText>per thema ges</w:delText>
        </w:r>
        <w:r w:rsidR="008C38D5" w:rsidRPr="00091AF6" w:rsidDel="0070101B">
          <w:rPr>
            <w:highlight w:val="green"/>
            <w:rPrChange w:id="911" w:author="Paul Janssen" w:date="2017-02-13T13:29:00Z">
              <w:rPr/>
            </w:rPrChange>
          </w:rPr>
          <w:delText>e</w:delText>
        </w:r>
        <w:r w:rsidR="00C84D52" w:rsidRPr="00091AF6" w:rsidDel="0070101B">
          <w:rPr>
            <w:highlight w:val="green"/>
            <w:rPrChange w:id="912" w:author="Paul Janssen" w:date="2017-02-13T13:29:00Z">
              <w:rPr/>
            </w:rPrChange>
          </w:rPr>
          <w:delText>lecteerd worden.</w:delText>
        </w:r>
      </w:del>
    </w:p>
    <w:p w:rsidR="002F7FED" w:rsidRDefault="002F7FED" w:rsidP="00E97029">
      <w:pPr>
        <w:jc w:val="left"/>
      </w:pPr>
    </w:p>
    <w:p w:rsidR="00A11BC4" w:rsidRDefault="00971241">
      <w:bookmarkStart w:id="913" w:name="_Toc422408246"/>
      <w:bookmarkStart w:id="914" w:name="_Toc422478837"/>
      <w:bookmarkStart w:id="915" w:name="_Toc422408247"/>
      <w:bookmarkStart w:id="916" w:name="_Toc422478838"/>
      <w:bookmarkStart w:id="917" w:name="_Toc422408248"/>
      <w:bookmarkStart w:id="918" w:name="_Toc422478839"/>
      <w:bookmarkStart w:id="919" w:name="_Toc399786888"/>
      <w:bookmarkEnd w:id="913"/>
      <w:bookmarkEnd w:id="914"/>
      <w:bookmarkEnd w:id="915"/>
      <w:bookmarkEnd w:id="916"/>
      <w:bookmarkEnd w:id="917"/>
      <w:bookmarkEnd w:id="918"/>
      <w:r w:rsidRPr="00971241">
        <w:rPr>
          <w:b/>
        </w:rPr>
        <w:t xml:space="preserve">Extra toelichting: </w:t>
      </w:r>
      <w:proofErr w:type="spellStart"/>
      <w:r w:rsidRPr="00971241">
        <w:rPr>
          <w:b/>
        </w:rPr>
        <w:t>ExtraDetailinfo</w:t>
      </w:r>
      <w:proofErr w:type="spellEnd"/>
      <w:r w:rsidRPr="00971241">
        <w:rPr>
          <w:b/>
        </w:rPr>
        <w:t>, maatvoering, annotatie.</w:t>
      </w:r>
      <w:bookmarkEnd w:id="919"/>
    </w:p>
    <w:p w:rsidR="00D80AB5" w:rsidRDefault="00D80AB5" w:rsidP="00E06A8F">
      <w:bookmarkStart w:id="920"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 xml:space="preserve">Pijlen, lijnen en labels die als annotatie op een kaartbeeld staan en niet als maatvoering gelden worden met het object Annotatie opgenomen. Met het attribuut ligging wordt de geometrie van de annotatie aangegeven of de </w:t>
      </w:r>
      <w:proofErr w:type="spellStart"/>
      <w:r>
        <w:t>plaatsingpunt</w:t>
      </w:r>
      <w:proofErr w:type="spellEnd"/>
      <w:r>
        <w:t xml:space="preserve">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rPr>
          <w:ins w:id="921" w:author="Paul Janssen" w:date="2017-01-29T16:55:00Z"/>
        </w:trPr>
        <w:tc>
          <w:tcPr>
            <w:tcW w:w="1842" w:type="dxa"/>
          </w:tcPr>
          <w:p w:rsidR="00967F23" w:rsidRPr="00967F23" w:rsidRDefault="00967F23" w:rsidP="00967F23">
            <w:pPr>
              <w:rPr>
                <w:ins w:id="922" w:author="Paul Janssen" w:date="2017-01-29T16:55:00Z"/>
                <w:highlight w:val="yellow"/>
                <w:rPrChange w:id="923" w:author="Paul Janssen" w:date="2017-01-29T16:57:00Z">
                  <w:rPr>
                    <w:ins w:id="924" w:author="Paul Janssen" w:date="2017-01-29T16:55:00Z"/>
                  </w:rPr>
                </w:rPrChange>
              </w:rPr>
            </w:pPr>
            <w:ins w:id="925" w:author="Paul Janssen" w:date="2017-01-29T16:55:00Z">
              <w:r w:rsidRPr="00967F23">
                <w:rPr>
                  <w:b/>
                  <w:highlight w:val="yellow"/>
                  <w:rPrChange w:id="926" w:author="Paul Janssen" w:date="2017-01-29T16:57:00Z">
                    <w:rPr>
                      <w:b/>
                    </w:rPr>
                  </w:rPrChange>
                </w:rPr>
                <w:t>Waarde</w:t>
              </w:r>
            </w:ins>
          </w:p>
        </w:tc>
        <w:tc>
          <w:tcPr>
            <w:tcW w:w="5670" w:type="dxa"/>
          </w:tcPr>
          <w:p w:rsidR="00967F23" w:rsidRPr="00967F23" w:rsidRDefault="00967F23" w:rsidP="00967F23">
            <w:pPr>
              <w:rPr>
                <w:ins w:id="927" w:author="Paul Janssen" w:date="2017-01-29T16:55:00Z"/>
                <w:highlight w:val="yellow"/>
                <w:rPrChange w:id="928" w:author="Paul Janssen" w:date="2017-01-29T16:57:00Z">
                  <w:rPr>
                    <w:ins w:id="929" w:author="Paul Janssen" w:date="2017-01-29T16:55:00Z"/>
                  </w:rPr>
                </w:rPrChange>
              </w:rPr>
            </w:pPr>
            <w:ins w:id="930" w:author="Paul Janssen" w:date="2017-01-29T16:55:00Z">
              <w:r w:rsidRPr="00967F23">
                <w:rPr>
                  <w:b/>
                  <w:highlight w:val="yellow"/>
                  <w:rPrChange w:id="931" w:author="Paul Janssen" w:date="2017-01-29T16:57:00Z">
                    <w:rPr>
                      <w:b/>
                    </w:rPr>
                  </w:rPrChange>
                </w:rPr>
                <w:t>maatvoeringspijl</w:t>
              </w:r>
            </w:ins>
          </w:p>
        </w:tc>
      </w:tr>
      <w:tr w:rsidR="00967F23" w:rsidRPr="00073F82" w:rsidTr="00E06A8F">
        <w:trPr>
          <w:ins w:id="932" w:author="Paul Janssen" w:date="2017-01-29T16:55:00Z"/>
        </w:trPr>
        <w:tc>
          <w:tcPr>
            <w:tcW w:w="1842" w:type="dxa"/>
          </w:tcPr>
          <w:p w:rsidR="00967F23" w:rsidRPr="00967F23" w:rsidRDefault="00967F23" w:rsidP="00967F23">
            <w:pPr>
              <w:rPr>
                <w:ins w:id="933" w:author="Paul Janssen" w:date="2017-01-29T16:55:00Z"/>
                <w:highlight w:val="yellow"/>
                <w:rPrChange w:id="934" w:author="Paul Janssen" w:date="2017-01-29T16:57:00Z">
                  <w:rPr>
                    <w:ins w:id="935" w:author="Paul Janssen" w:date="2017-01-29T16:55:00Z"/>
                  </w:rPr>
                </w:rPrChange>
              </w:rPr>
            </w:pPr>
            <w:ins w:id="936" w:author="Paul Janssen" w:date="2017-01-29T16:55:00Z">
              <w:r w:rsidRPr="00967F23">
                <w:rPr>
                  <w:highlight w:val="yellow"/>
                  <w:rPrChange w:id="937" w:author="Paul Janssen" w:date="2017-01-29T16:57:00Z">
                    <w:rPr/>
                  </w:rPrChange>
                </w:rPr>
                <w:t>Omschrijving</w:t>
              </w:r>
            </w:ins>
          </w:p>
        </w:tc>
        <w:tc>
          <w:tcPr>
            <w:tcW w:w="5670" w:type="dxa"/>
          </w:tcPr>
          <w:p w:rsidR="00967F23" w:rsidRPr="00967F23" w:rsidRDefault="00967F23" w:rsidP="00967F23">
            <w:pPr>
              <w:rPr>
                <w:ins w:id="938" w:author="Paul Janssen" w:date="2017-01-29T16:55:00Z"/>
                <w:highlight w:val="yellow"/>
                <w:rPrChange w:id="939" w:author="Paul Janssen" w:date="2017-01-29T16:57:00Z">
                  <w:rPr>
                    <w:ins w:id="940" w:author="Paul Janssen" w:date="2017-01-29T16:55:00Z"/>
                  </w:rPr>
                </w:rPrChange>
              </w:rPr>
            </w:pPr>
            <w:ins w:id="941" w:author="Paul Janssen" w:date="2017-01-29T16:56:00Z">
              <w:r w:rsidRPr="00967F23">
                <w:rPr>
                  <w:highlight w:val="yellow"/>
                  <w:rPrChange w:id="942" w:author="Paul Janssen" w:date="2017-01-29T16:57:00Z">
                    <w:rPr/>
                  </w:rPrChange>
                </w:rPr>
                <w:t>Lijn me</w:t>
              </w:r>
              <w:r>
                <w:rPr>
                  <w:highlight w:val="yellow"/>
                </w:rPr>
                <w:t>t aan beide kanten een pijlpunt</w:t>
              </w:r>
            </w:ins>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920"/>
    <w:p w:rsidR="005B6963" w:rsidRDefault="00971241">
      <w:pPr>
        <w:rPr>
          <w:b/>
        </w:rPr>
      </w:pPr>
      <w:r w:rsidRPr="00971241">
        <w:rPr>
          <w:b/>
        </w:rPr>
        <w:t xml:space="preserve">Extra toelichting: </w:t>
      </w:r>
      <w:del w:id="943" w:author="Paul Janssen" w:date="2017-01-29T16:50:00Z">
        <w:r w:rsidRPr="002C2CC5" w:rsidDel="002C2CC5">
          <w:rPr>
            <w:b/>
            <w:highlight w:val="yellow"/>
            <w:rPrChange w:id="944" w:author="Paul Janssen" w:date="2017-01-29T16:50:00Z">
              <w:rPr>
                <w:b/>
              </w:rPr>
            </w:rPrChange>
          </w:rPr>
          <w:delText>ExtraTopografie</w:delText>
        </w:r>
      </w:del>
      <w:proofErr w:type="spellStart"/>
      <w:ins w:id="945" w:author="Paul Janssen" w:date="2017-01-29T16:50:00Z">
        <w:r w:rsidR="002C2CC5" w:rsidRPr="002C2CC5">
          <w:rPr>
            <w:b/>
            <w:highlight w:val="yellow"/>
            <w:rPrChange w:id="946" w:author="Paul Janssen" w:date="2017-01-29T16:50:00Z">
              <w:rPr>
                <w:b/>
              </w:rPr>
            </w:rPrChange>
          </w:rPr>
          <w:t>Eigen</w:t>
        </w:r>
        <w:r w:rsidR="002C2CC5" w:rsidRPr="00971241">
          <w:rPr>
            <w:b/>
          </w:rPr>
          <w:t>Topografie</w:t>
        </w:r>
      </w:ins>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del w:id="947" w:author="Paul Janssen" w:date="2017-01-29T16:51:00Z">
        <w:r w:rsidDel="002C2CC5">
          <w:delText>ExtraTopografie</w:delText>
        </w:r>
      </w:del>
      <w:proofErr w:type="spellStart"/>
      <w:ins w:id="948" w:author="Paul Janssen" w:date="2017-01-29T16:51:00Z">
        <w:r w:rsidR="002C2CC5">
          <w:t>EigenTopografie</w:t>
        </w:r>
      </w:ins>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del w:id="949" w:author="Paul Janssen" w:date="2017-01-29T16:51:00Z">
        <w:r w:rsidDel="002C2CC5">
          <w:delText xml:space="preserve">ExtraTopografie </w:delText>
        </w:r>
      </w:del>
      <w:proofErr w:type="spellStart"/>
      <w:ins w:id="950" w:author="Paul Janssen" w:date="2017-01-29T16:51:00Z">
        <w:r w:rsidR="002C2CC5">
          <w:t>EigenTopografie</w:t>
        </w:r>
        <w:proofErr w:type="spellEnd"/>
        <w:r w:rsidR="002C2CC5">
          <w:t xml:space="preserve"> </w:t>
        </w:r>
      </w:ins>
      <w:r>
        <w:t xml:space="preserve">opgenomen. De </w:t>
      </w:r>
      <w:del w:id="951" w:author="Paul Janssen" w:date="2017-01-29T16:51:00Z">
        <w:r w:rsidDel="002C2CC5">
          <w:delText xml:space="preserve">extra </w:delText>
        </w:r>
      </w:del>
      <w:ins w:id="952" w:author="Paul Janssen" w:date="2017-01-29T16:51:00Z">
        <w:r w:rsidR="002C2CC5">
          <w:t xml:space="preserve">eigen </w:t>
        </w:r>
      </w:ins>
      <w:r>
        <w:t xml:space="preserve">topografie wordt altijd </w:t>
      </w:r>
      <w:r>
        <w:lastRenderedPageBreak/>
        <w:t xml:space="preserve">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del w:id="953" w:author="Paul Janssen" w:date="2017-02-15T16:20:00Z">
        <w:r w:rsidDel="005F5CE6">
          <w:delText xml:space="preserve"> </w:delText>
        </w:r>
      </w:del>
      <w:del w:id="954" w:author="Paul Janssen" w:date="2017-01-29T16:50:00Z">
        <w:r w:rsidRPr="00967F23" w:rsidDel="002C2CC5">
          <w:rPr>
            <w:highlight w:val="yellow"/>
            <w:rPrChange w:id="955" w:author="Paul Janssen" w:date="2017-01-29T16:53:00Z">
              <w:rPr/>
            </w:rPrChange>
          </w:rPr>
          <w:delText xml:space="preserve">ExtraTopografie </w:delText>
        </w:r>
      </w:del>
      <w:del w:id="956" w:author="Paul Janssen" w:date="2017-02-15T16:20:00Z">
        <w:r w:rsidRPr="00967F23" w:rsidDel="005F5CE6">
          <w:rPr>
            <w:highlight w:val="yellow"/>
            <w:rPrChange w:id="957" w:author="Paul Janssen" w:date="2017-01-29T16:53:00Z">
              <w:rPr/>
            </w:rPrChange>
          </w:rPr>
          <w:delText xml:space="preserve">is gekoppeld aan een </w:delText>
        </w:r>
      </w:del>
      <w:del w:id="958" w:author="Paul Janssen" w:date="2017-01-29T16:51:00Z">
        <w:r w:rsidRPr="00967F23" w:rsidDel="002C2CC5">
          <w:rPr>
            <w:highlight w:val="yellow"/>
            <w:rPrChange w:id="959" w:author="Paul Janssen" w:date="2017-01-29T16:53:00Z">
              <w:rPr/>
            </w:rPrChange>
          </w:rPr>
          <w:delText xml:space="preserve">Utiliteitsnet </w:delText>
        </w:r>
      </w:del>
      <w:del w:id="960" w:author="Paul Janssen" w:date="2017-01-29T16:53:00Z">
        <w:r w:rsidRPr="00967F23" w:rsidDel="00967F23">
          <w:rPr>
            <w:highlight w:val="yellow"/>
            <w:rPrChange w:id="961" w:author="Paul Janssen" w:date="2017-01-29T16:53:00Z">
              <w:rPr/>
            </w:rPrChange>
          </w:rPr>
          <w:delText xml:space="preserve">en </w:delText>
        </w:r>
      </w:del>
      <w:del w:id="962" w:author="Paul Janssen" w:date="2017-02-15T16:20:00Z">
        <w:r w:rsidRPr="00967F23" w:rsidDel="005F5CE6">
          <w:rPr>
            <w:highlight w:val="yellow"/>
            <w:rPrChange w:id="963" w:author="Paul Janssen" w:date="2017-01-29T16:53:00Z">
              <w:rPr/>
            </w:rPrChange>
          </w:rPr>
          <w:delText xml:space="preserve">kan daardoor op </w:delText>
        </w:r>
        <w:r w:rsidRPr="00FC1EDC" w:rsidDel="005F5CE6">
          <w:rPr>
            <w:color w:val="FF0000"/>
            <w:highlight w:val="green"/>
            <w:rPrChange w:id="964" w:author="Paul Janssen" w:date="2017-02-13T13:25:00Z">
              <w:rPr/>
            </w:rPrChange>
          </w:rPr>
          <w:delText>de waarden van het attribuut thema worden</w:delText>
        </w:r>
        <w:r w:rsidRPr="00FC1EDC" w:rsidDel="005F5CE6">
          <w:rPr>
            <w:highlight w:val="green"/>
            <w:rPrChange w:id="965" w:author="Paul Janssen" w:date="2017-02-13T13:25:00Z">
              <w:rPr/>
            </w:rPrChange>
          </w:rPr>
          <w:delText xml:space="preserve"> </w:delText>
        </w:r>
        <w:r w:rsidRPr="00967F23" w:rsidDel="005F5CE6">
          <w:rPr>
            <w:highlight w:val="yellow"/>
            <w:rPrChange w:id="966" w:author="Paul Janssen" w:date="2017-01-29T16:53:00Z">
              <w:rPr/>
            </w:rPrChange>
          </w:rPr>
          <w:delText>getypeerd</w:delText>
        </w:r>
        <w:r w:rsidR="0073301A" w:rsidRPr="00967F23" w:rsidDel="005F5CE6">
          <w:rPr>
            <w:highlight w:val="yellow"/>
            <w:rPrChange w:id="967" w:author="Paul Janssen" w:date="2017-01-29T16:53:00Z">
              <w:rPr/>
            </w:rPrChange>
          </w:rPr>
          <w:delText>.</w:delText>
        </w:r>
      </w:del>
    </w:p>
    <w:p w:rsidR="002F7FED" w:rsidRDefault="002F7FED" w:rsidP="005125B7">
      <w:pPr>
        <w:jc w:val="left"/>
      </w:pPr>
    </w:p>
    <w:p w:rsidR="00A11BC4" w:rsidRDefault="00971241">
      <w:bookmarkStart w:id="968" w:name="_Toc399786886"/>
      <w:r w:rsidRPr="00971241">
        <w:rPr>
          <w:b/>
        </w:rPr>
        <w:t>Extra toelichting: Geometrie en topologie.</w:t>
      </w:r>
      <w:bookmarkEnd w:id="968"/>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654144"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5"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w:t>
      </w:r>
      <w:proofErr w:type="spellStart"/>
      <w:r>
        <w:t>Inspire</w:t>
      </w:r>
      <w:proofErr w:type="spellEnd"/>
      <w:r>
        <w:t xml:space="preserv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w:t>
      </w:r>
      <w:proofErr w:type="spellStart"/>
      <w:r w:rsidR="00455BC2" w:rsidRPr="00DB2583">
        <w:t>LinkSequence</w:t>
      </w:r>
      <w:proofErr w:type="spellEnd"/>
      <w:r w:rsidR="00455BC2" w:rsidRPr="00DB2583">
        <w:t xml:space="preserve"> derhalve niet toegepast</w:t>
      </w:r>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Pr="00614402">
        <w:rPr>
          <w:sz w:val="16"/>
          <w:szCs w:val="16"/>
        </w:rPr>
        <w:t>z</w:t>
      </w:r>
      <w:proofErr w:type="spellEnd"/>
      <w:r w:rsidRPr="00614402">
        <w:rPr>
          <w:sz w:val="16"/>
          <w:szCs w:val="16"/>
        </w:rPr>
        <w:t>)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del w:id="969" w:author="Paul Janssen" w:date="2017-01-29T15:26:00Z">
        <w:r w:rsidDel="00CD2474">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6" cstate="print"/>
                      <a:stretch>
                        <a:fillRect/>
                      </a:stretch>
                    </pic:blipFill>
                    <pic:spPr>
                      <a:xfrm>
                        <a:off x="0" y="0"/>
                        <a:ext cx="5500370" cy="4142105"/>
                      </a:xfrm>
                      <a:prstGeom prst="rect">
                        <a:avLst/>
                      </a:prstGeom>
                    </pic:spPr>
                  </pic:pic>
                </a:graphicData>
              </a:graphic>
            </wp:inline>
          </w:drawing>
        </w:r>
      </w:del>
      <w:ins w:id="970" w:author="Paul Janssen" w:date="2017-01-29T15:26:00Z">
        <w:r w:rsidR="00CD2474">
          <w:rPr>
            <w:noProof/>
          </w:rPr>
          <w:drawing>
            <wp:inline distT="0" distB="0" distL="0" distR="0">
              <wp:extent cx="5435194" cy="4058107"/>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 IMKL2015 Geometrie 2.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ins>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FC1EDC">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8"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971" w:name="_Ref404325642"/>
      <w:r>
        <w:t xml:space="preserve">Figuur </w:t>
      </w:r>
      <w:bookmarkEnd w:id="971"/>
      <w:r w:rsidR="00A212BA">
        <w:t>5.6</w:t>
      </w:r>
      <w:r w:rsidR="00A75399">
        <w:t>:</w:t>
      </w:r>
      <w:r>
        <w:t xml:space="preserve"> Leidingobject in 2.5D en 3D</w:t>
      </w:r>
    </w:p>
    <w:p w:rsidR="005209C3" w:rsidRDefault="005209C3" w:rsidP="005209C3">
      <w:pPr>
        <w:pStyle w:val="subparagraaftitel"/>
      </w:pPr>
      <w:bookmarkStart w:id="972" w:name="_Toc399786887"/>
      <w:bookmarkStart w:id="973" w:name="_Toc473473887"/>
      <w:r>
        <w:t>Diepte</w:t>
      </w:r>
      <w:bookmarkEnd w:id="972"/>
      <w:r w:rsidR="00283BD6">
        <w:t>.</w:t>
      </w:r>
      <w:bookmarkEnd w:id="973"/>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29"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CD2474" w:rsidP="005209C3">
      <w:pPr>
        <w:jc w:val="left"/>
      </w:pPr>
      <w:ins w:id="974" w:author="Paul Janssen" w:date="2017-01-29T15:27:00Z">
        <w:r>
          <w:rPr>
            <w:noProof/>
          </w:rPr>
          <w:lastRenderedPageBreak/>
          <w:drawing>
            <wp:anchor distT="0" distB="0" distL="114300" distR="114300" simplePos="0" relativeHeight="251650048" behindDoc="0" locked="0" layoutInCell="1" allowOverlap="1">
              <wp:simplePos x="0" y="0"/>
              <wp:positionH relativeFrom="column">
                <wp:posOffset>84398</wp:posOffset>
              </wp:positionH>
              <wp:positionV relativeFrom="paragraph">
                <wp:posOffset>-91819</wp:posOffset>
              </wp:positionV>
              <wp:extent cx="8099425" cy="4477385"/>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 IMKL2015 Diept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477385"/>
                      </a:xfrm>
                      <a:prstGeom prst="rect">
                        <a:avLst/>
                      </a:prstGeom>
                    </pic:spPr>
                  </pic:pic>
                </a:graphicData>
              </a:graphic>
              <wp14:sizeRelH relativeFrom="page">
                <wp14:pctWidth>0</wp14:pctWidth>
              </wp14:sizeRelH>
              <wp14:sizeRelV relativeFrom="page">
                <wp14:pctHeight>0</wp14:pctHeight>
              </wp14:sizeRelV>
            </wp:anchor>
          </w:drawing>
        </w:r>
      </w:ins>
      <w:del w:id="975" w:author="Paul Janssen" w:date="2017-01-29T15:26:00Z">
        <w:r w:rsidR="005F24C2" w:rsidDel="00CD2474">
          <w:rPr>
            <w:noProof/>
          </w:rPr>
          <w:drawing>
            <wp:anchor distT="0" distB="0" distL="114300" distR="114300" simplePos="0" relativeHeight="251636736"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1" cstate="print"/>
                      <a:stretch>
                        <a:fillRect/>
                      </a:stretch>
                    </pic:blipFill>
                    <pic:spPr>
                      <a:xfrm>
                        <a:off x="0" y="0"/>
                        <a:ext cx="8093075" cy="4490085"/>
                      </a:xfrm>
                      <a:prstGeom prst="rect">
                        <a:avLst/>
                      </a:prstGeom>
                    </pic:spPr>
                  </pic:pic>
                </a:graphicData>
              </a:graphic>
            </wp:anchor>
          </w:drawing>
        </w:r>
      </w:del>
    </w:p>
    <w:p w:rsidR="008A3F7B" w:rsidRDefault="00CD2474" w:rsidP="005209C3">
      <w:pPr>
        <w:jc w:val="left"/>
      </w:pPr>
      <w:del w:id="976" w:author="Paul Janssen" w:date="2017-01-29T15:27:00Z">
        <w:r w:rsidDel="00CD2474">
          <w:rPr>
            <w:noProof/>
          </w:rPr>
          <w:drawing>
            <wp:anchor distT="0" distB="0" distL="114300" distR="114300" simplePos="0" relativeHeight="251648000" behindDoc="0" locked="0" layoutInCell="1" allowOverlap="1">
              <wp:simplePos x="0" y="0"/>
              <wp:positionH relativeFrom="column">
                <wp:posOffset>322292</wp:posOffset>
              </wp:positionH>
              <wp:positionV relativeFrom="paragraph">
                <wp:posOffset>1789215</wp:posOffset>
              </wp:positionV>
              <wp:extent cx="8099425" cy="4244340"/>
              <wp:effectExtent l="0" t="0" r="0" b="0"/>
              <wp:wrapTopAndBottom/>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4244340"/>
                      </a:xfrm>
                      <a:prstGeom prst="rect">
                        <a:avLst/>
                      </a:prstGeom>
                    </pic:spPr>
                  </pic:pic>
                </a:graphicData>
              </a:graphic>
              <wp14:sizeRelH relativeFrom="page">
                <wp14:pctWidth>0</wp14:pctWidth>
              </wp14:sizeRelH>
              <wp14:sizeRelV relativeFrom="page">
                <wp14:pctHeight>0</wp14:pctHeight>
              </wp14:sizeRelV>
            </wp:anchor>
          </w:drawing>
        </w:r>
      </w:del>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977" w:name="_Toc434940488"/>
      <w:bookmarkStart w:id="978" w:name="_Toc434941805"/>
      <w:bookmarkStart w:id="979" w:name="_Toc434943346"/>
      <w:bookmarkStart w:id="980" w:name="_Toc434943777"/>
      <w:bookmarkStart w:id="981" w:name="_Toc434956101"/>
      <w:bookmarkStart w:id="982" w:name="_Toc434940489"/>
      <w:bookmarkStart w:id="983" w:name="_Toc434941806"/>
      <w:bookmarkStart w:id="984" w:name="_Toc434943347"/>
      <w:bookmarkStart w:id="985" w:name="_Toc434943778"/>
      <w:bookmarkStart w:id="986" w:name="_Toc434956102"/>
      <w:bookmarkStart w:id="987" w:name="_Toc434940490"/>
      <w:bookmarkStart w:id="988" w:name="_Toc434941807"/>
      <w:bookmarkStart w:id="989" w:name="_Toc434943348"/>
      <w:bookmarkStart w:id="990" w:name="_Toc434943779"/>
      <w:bookmarkStart w:id="991" w:name="_Toc434956103"/>
      <w:bookmarkStart w:id="992" w:name="_Toc434940491"/>
      <w:bookmarkStart w:id="993" w:name="_Toc434941808"/>
      <w:bookmarkStart w:id="994" w:name="_Toc434943349"/>
      <w:bookmarkStart w:id="995" w:name="_Toc434943780"/>
      <w:bookmarkStart w:id="996" w:name="_Toc434956104"/>
      <w:bookmarkStart w:id="997" w:name="_Toc434940492"/>
      <w:bookmarkStart w:id="998" w:name="_Toc434941809"/>
      <w:bookmarkStart w:id="999" w:name="_Toc434943350"/>
      <w:bookmarkStart w:id="1000" w:name="_Toc434943781"/>
      <w:bookmarkStart w:id="1001" w:name="_Toc434956105"/>
      <w:bookmarkStart w:id="1002" w:name="_Toc473473888"/>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r>
        <w:lastRenderedPageBreak/>
        <w:t>Utiliteitsnet</w:t>
      </w:r>
      <w:r w:rsidR="00283BD6">
        <w:t>.</w:t>
      </w:r>
      <w:bookmarkEnd w:id="1002"/>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w:t>
      </w:r>
      <w:proofErr w:type="spellStart"/>
      <w:r>
        <w:t>nutsvoorzieningnetwerk</w:t>
      </w:r>
      <w:proofErr w:type="spellEnd"/>
      <w:r>
        <w:t>,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587F2F" w:rsidP="000860FE">
      <w:pPr>
        <w:jc w:val="left"/>
      </w:pPr>
      <w:ins w:id="1003" w:author="Paul Janssen" w:date="2017-01-29T15:28:00Z">
        <w:r w:rsidRPr="004F4FCB">
          <w:rPr>
            <w:noProof/>
          </w:rPr>
          <w:lastRenderedPageBreak/>
          <w:drawing>
            <wp:anchor distT="0" distB="0" distL="114300" distR="114300" simplePos="0" relativeHeight="251651072" behindDoc="0" locked="0" layoutInCell="1" allowOverlap="1">
              <wp:simplePos x="0" y="0"/>
              <wp:positionH relativeFrom="column">
                <wp:posOffset>1270</wp:posOffset>
              </wp:positionH>
              <wp:positionV relativeFrom="paragraph">
                <wp:posOffset>-411933</wp:posOffset>
              </wp:positionV>
              <wp:extent cx="8099425" cy="527113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 IMKL2015 Utiliteitsnet.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99425" cy="5271135"/>
                      </a:xfrm>
                      <a:prstGeom prst="rect">
                        <a:avLst/>
                      </a:prstGeom>
                    </pic:spPr>
                  </pic:pic>
                </a:graphicData>
              </a:graphic>
              <wp14:sizeRelH relativeFrom="page">
                <wp14:pctWidth>0</wp14:pctWidth>
              </wp14:sizeRelH>
              <wp14:sizeRelV relativeFrom="page">
                <wp14:pctHeight>0</wp14:pctHeight>
              </wp14:sizeRelV>
            </wp:anchor>
          </w:drawing>
        </w:r>
      </w:ins>
      <w:del w:id="1004" w:author="Paul Janssen" w:date="2017-01-29T15:28:00Z">
        <w:r w:rsidR="00465070" w:rsidDel="00587F2F">
          <w:rPr>
            <w:noProof/>
          </w:rPr>
          <w:drawing>
            <wp:anchor distT="0" distB="0" distL="114300" distR="114300" simplePos="0" relativeHeight="251645952" behindDoc="0" locked="0" layoutInCell="1" allowOverlap="1">
              <wp:simplePos x="0" y="0"/>
              <wp:positionH relativeFrom="column">
                <wp:posOffset>99695</wp:posOffset>
              </wp:positionH>
              <wp:positionV relativeFrom="paragraph">
                <wp:posOffset>-163195</wp:posOffset>
              </wp:positionV>
              <wp:extent cx="8103235" cy="4949825"/>
              <wp:effectExtent l="0" t="0" r="0" b="0"/>
              <wp:wrapTopAndBottom/>
              <wp:docPr id="36" name="Afbeelding 35"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34" cstate="print"/>
                      <a:stretch>
                        <a:fillRect/>
                      </a:stretch>
                    </pic:blipFill>
                    <pic:spPr>
                      <a:xfrm>
                        <a:off x="0" y="0"/>
                        <a:ext cx="8103235" cy="4949825"/>
                      </a:xfrm>
                      <a:prstGeom prst="rect">
                        <a:avLst/>
                      </a:prstGeom>
                    </pic:spPr>
                  </pic:pic>
                </a:graphicData>
              </a:graphic>
            </wp:anchor>
          </w:drawing>
        </w:r>
      </w:del>
    </w:p>
    <w:p w:rsidR="000860FE" w:rsidRDefault="000860FE" w:rsidP="000860FE">
      <w:pPr>
        <w:jc w:val="left"/>
      </w:pPr>
    </w:p>
    <w:p w:rsidR="00CD4698" w:rsidRPr="00AF76AD" w:rsidRDefault="00CD4698" w:rsidP="000E5149">
      <w:pPr>
        <w:jc w:val="left"/>
        <w:rPr>
          <w:color w:val="FF0000"/>
          <w:rPrChange w:id="1005" w:author="Paul Janssen" w:date="2017-03-03T14:53:00Z">
            <w:rPr/>
          </w:rPrChange>
        </w:rPr>
      </w:pPr>
      <w:bookmarkStart w:id="1006" w:name="_Toc399786891"/>
      <w:r>
        <w:t>Figuur</w:t>
      </w:r>
      <w:r w:rsidR="005854EC">
        <w:t xml:space="preserve"> </w:t>
      </w:r>
      <w:r w:rsidR="00F3608E">
        <w:t>5.8</w:t>
      </w:r>
      <w:r>
        <w:t xml:space="preserve">: </w:t>
      </w:r>
      <w:r w:rsidRPr="004475AB">
        <w:rPr>
          <w:highlight w:val="yellow"/>
          <w:rPrChange w:id="1007" w:author="Paul Janssen" w:date="2017-01-29T17:03:00Z">
            <w:rPr/>
          </w:rPrChange>
        </w:rPr>
        <w:t xml:space="preserve">Utiliteitsnet is getypeerd naar thema en </w:t>
      </w:r>
      <w:del w:id="1008" w:author="Paul Janssen" w:date="2017-01-29T17:01:00Z">
        <w:r w:rsidRPr="004475AB" w:rsidDel="00967F23">
          <w:rPr>
            <w:highlight w:val="yellow"/>
            <w:rPrChange w:id="1009" w:author="Paul Janssen" w:date="2017-01-29T17:03:00Z">
              <w:rPr/>
            </w:rPrChange>
          </w:rPr>
          <w:delText xml:space="preserve">heeft o.a. informatie over eigenaar, beheerder. De eis voorzorgsmaatregel </w:delText>
        </w:r>
        <w:r w:rsidR="0044349D" w:rsidRPr="004475AB" w:rsidDel="00967F23">
          <w:rPr>
            <w:highlight w:val="yellow"/>
            <w:rPrChange w:id="1010" w:author="Paul Janssen" w:date="2017-01-29T17:03:00Z">
              <w:rPr/>
            </w:rPrChange>
          </w:rPr>
          <w:delText xml:space="preserve">die geldt voor het hele net is opgenomen </w:delText>
        </w:r>
        <w:r w:rsidR="00AB50E3" w:rsidRPr="004475AB" w:rsidDel="00967F23">
          <w:rPr>
            <w:highlight w:val="yellow"/>
            <w:rPrChange w:id="1011" w:author="Paul Janssen" w:date="2017-01-29T17:03:00Z">
              <w:rPr/>
            </w:rPrChange>
          </w:rPr>
          <w:delText>in een gekoppelde bijlage: Eisvoorzorgsmaatregel</w:delText>
        </w:r>
      </w:del>
      <w:ins w:id="1012" w:author="Paul Janssen" w:date="2017-01-29T17:01:00Z">
        <w:r w:rsidR="00967F23" w:rsidRPr="004475AB">
          <w:rPr>
            <w:highlight w:val="yellow"/>
            <w:rPrChange w:id="1013" w:author="Paul Janssen" w:date="2017-01-29T17:03:00Z">
              <w:rPr/>
            </w:rPrChange>
          </w:rPr>
          <w:t>wordt voo</w:t>
        </w:r>
        <w:r w:rsidR="004475AB" w:rsidRPr="004475AB">
          <w:rPr>
            <w:highlight w:val="yellow"/>
            <w:rPrChange w:id="1014" w:author="Paul Janssen" w:date="2017-01-29T17:03:00Z">
              <w:rPr/>
            </w:rPrChange>
          </w:rPr>
          <w:t>r WION gerefereerd door een Bel</w:t>
        </w:r>
        <w:r w:rsidR="00967F23" w:rsidRPr="004475AB">
          <w:rPr>
            <w:highlight w:val="yellow"/>
            <w:rPrChange w:id="1015" w:author="Paul Janssen" w:date="2017-01-29T17:03:00Z">
              <w:rPr/>
            </w:rPrChange>
          </w:rPr>
          <w:t>a</w:t>
        </w:r>
      </w:ins>
      <w:ins w:id="1016" w:author="Paul Janssen" w:date="2017-01-29T17:03:00Z">
        <w:r w:rsidR="004475AB" w:rsidRPr="004475AB">
          <w:rPr>
            <w:highlight w:val="yellow"/>
            <w:rPrChange w:id="1017" w:author="Paul Janssen" w:date="2017-01-29T17:03:00Z">
              <w:rPr/>
            </w:rPrChange>
          </w:rPr>
          <w:t>n</w:t>
        </w:r>
      </w:ins>
      <w:ins w:id="1018" w:author="Paul Janssen" w:date="2017-01-29T17:01:00Z">
        <w:r w:rsidR="00967F23" w:rsidRPr="004475AB">
          <w:rPr>
            <w:highlight w:val="yellow"/>
            <w:rPrChange w:id="1019" w:author="Paul Janssen" w:date="2017-01-29T17:03:00Z">
              <w:rPr/>
            </w:rPrChange>
          </w:rPr>
          <w:t xml:space="preserve">ghebbende. </w:t>
        </w:r>
      </w:ins>
      <w:ins w:id="1020" w:author="Paul Janssen" w:date="2017-01-29T17:02:00Z">
        <w:r w:rsidR="00967F23" w:rsidRPr="004475AB">
          <w:rPr>
            <w:highlight w:val="yellow"/>
            <w:rPrChange w:id="1021" w:author="Paul Janssen" w:date="2017-01-29T17:03:00Z">
              <w:rPr/>
            </w:rPrChange>
          </w:rPr>
          <w:t xml:space="preserve">Utiliteitsnet is een verbijzondering van INSPIRE </w:t>
        </w:r>
        <w:proofErr w:type="spellStart"/>
        <w:r w:rsidR="00967F23" w:rsidRPr="004475AB">
          <w:rPr>
            <w:highlight w:val="yellow"/>
            <w:rPrChange w:id="1022" w:author="Paul Janssen" w:date="2017-01-29T17:03:00Z">
              <w:rPr/>
            </w:rPrChange>
          </w:rPr>
          <w:t>UtilityNetwork</w:t>
        </w:r>
        <w:proofErr w:type="spellEnd"/>
        <w:r w:rsidR="00967F23" w:rsidRPr="004475AB">
          <w:rPr>
            <w:highlight w:val="yellow"/>
            <w:rPrChange w:id="1023" w:author="Paul Janssen" w:date="2017-01-29T17:03:00Z">
              <w:rPr/>
            </w:rPrChange>
          </w:rPr>
          <w:t>.</w:t>
        </w:r>
      </w:ins>
      <w:ins w:id="1024" w:author="Paul Janssen" w:date="2017-03-03T14:53:00Z">
        <w:r w:rsidR="00AF76AD">
          <w:rPr>
            <w:highlight w:val="yellow"/>
          </w:rPr>
          <w:t xml:space="preserve"> </w:t>
        </w:r>
        <w:r w:rsidR="00AF76AD" w:rsidRPr="00AF76AD">
          <w:rPr>
            <w:highlight w:val="red"/>
            <w:rPrChange w:id="1025" w:author="Paul Janssen" w:date="2017-03-03T14:53:00Z">
              <w:rPr>
                <w:highlight w:val="yellow"/>
              </w:rPr>
            </w:rPrChange>
          </w:rPr>
          <w:t>Organisatie toevoegen</w:t>
        </w:r>
      </w:ins>
      <w:del w:id="1026" w:author="Paul Janssen" w:date="2017-01-29T17:01:00Z">
        <w:r w:rsidR="00AB50E3" w:rsidRPr="00AF76AD" w:rsidDel="00967F23">
          <w:rPr>
            <w:color w:val="FF0000"/>
            <w:highlight w:val="yellow"/>
            <w:rPrChange w:id="1027" w:author="Paul Janssen" w:date="2017-03-03T14:53:00Z">
              <w:rPr/>
            </w:rPrChange>
          </w:rPr>
          <w:delText>.</w:delText>
        </w:r>
      </w:del>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proofErr w:type="spellStart"/>
      <w:r w:rsidR="002A26AD">
        <w:t>INSPIRE</w:t>
      </w:r>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del w:id="1028" w:author="Paul Janssen" w:date="2017-01-29T17:04:00Z">
        <w:r w:rsidR="006E3EB4" w:rsidDel="004475AB">
          <w:delText>Wel of niet verbieden in WION?</w:delText>
        </w:r>
      </w:del>
    </w:p>
    <w:p w:rsidR="00CD4698" w:rsidRDefault="00CD4698" w:rsidP="00CD4698"/>
    <w:p w:rsidR="00E65E36" w:rsidRDefault="00E65E36" w:rsidP="00E65E36">
      <w:pPr>
        <w:pStyle w:val="subparagraaftitel"/>
      </w:pPr>
      <w:bookmarkStart w:id="1029" w:name="_Toc473473889"/>
      <w:proofErr w:type="spellStart"/>
      <w:r>
        <w:t>Kabel</w:t>
      </w:r>
      <w:r w:rsidR="00BE48B5">
        <w:t>Of</w:t>
      </w:r>
      <w:r>
        <w:t>Leiding</w:t>
      </w:r>
      <w:bookmarkEnd w:id="1006"/>
      <w:proofErr w:type="spellEnd"/>
      <w:r w:rsidR="00283BD6">
        <w:t>.</w:t>
      </w:r>
      <w:bookmarkEnd w:id="1029"/>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587F2F" w:rsidP="00B2550D">
      <w:pPr>
        <w:jc w:val="center"/>
        <w:sectPr w:rsidR="008A3F7B" w:rsidSect="008A3F7B">
          <w:pgSz w:w="16838" w:h="11906" w:orient="landscape" w:code="9"/>
          <w:pgMar w:top="1622" w:right="2552" w:bottom="1622" w:left="1531" w:header="0" w:footer="57" w:gutter="0"/>
          <w:cols w:space="708"/>
          <w:docGrid w:linePitch="360"/>
        </w:sectPr>
      </w:pPr>
      <w:ins w:id="1030" w:author="Paul Janssen" w:date="2017-01-29T15:28:00Z">
        <w:r>
          <w:rPr>
            <w:noProof/>
          </w:rPr>
          <w:lastRenderedPageBreak/>
          <w:drawing>
            <wp:anchor distT="0" distB="0" distL="114300" distR="114300" simplePos="0" relativeHeight="251652096" behindDoc="0" locked="0" layoutInCell="1" allowOverlap="1">
              <wp:simplePos x="0" y="0"/>
              <wp:positionH relativeFrom="column">
                <wp:posOffset>13335</wp:posOffset>
              </wp:positionH>
              <wp:positionV relativeFrom="paragraph">
                <wp:posOffset>-329326</wp:posOffset>
              </wp:positionV>
              <wp:extent cx="8084185" cy="550037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IMKL2015 KabelOfLeiding.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84185" cy="5500370"/>
                      </a:xfrm>
                      <a:prstGeom prst="rect">
                        <a:avLst/>
                      </a:prstGeom>
                    </pic:spPr>
                  </pic:pic>
                </a:graphicData>
              </a:graphic>
              <wp14:sizeRelH relativeFrom="page">
                <wp14:pctWidth>0</wp14:pctWidth>
              </wp14:sizeRelH>
              <wp14:sizeRelV relativeFrom="page">
                <wp14:pctHeight>0</wp14:pctHeight>
              </wp14:sizeRelV>
            </wp:anchor>
          </w:drawing>
        </w:r>
      </w:ins>
      <w:del w:id="1031" w:author="Paul Janssen" w:date="2017-01-29T15:28:00Z">
        <w:r w:rsidR="00B2550D" w:rsidDel="00587F2F">
          <w:rPr>
            <w:noProof/>
          </w:rPr>
          <w:drawing>
            <wp:anchor distT="0" distB="0" distL="114300" distR="114300" simplePos="0" relativeHeight="251628544"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36" cstate="print"/>
                      <a:stretch>
                        <a:fillRect/>
                      </a:stretch>
                    </pic:blipFill>
                    <pic:spPr>
                      <a:xfrm>
                        <a:off x="0" y="0"/>
                        <a:ext cx="6873240" cy="5501640"/>
                      </a:xfrm>
                      <a:prstGeom prst="rect">
                        <a:avLst/>
                      </a:prstGeom>
                    </pic:spPr>
                  </pic:pic>
                </a:graphicData>
              </a:graphic>
            </wp:anchor>
          </w:drawing>
        </w:r>
      </w:del>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032" w:name="_Toc399786892"/>
      <w:bookmarkStart w:id="1033" w:name="_Toc473473890"/>
      <w:r>
        <w:t>Leidingelement</w:t>
      </w:r>
      <w:bookmarkEnd w:id="1032"/>
      <w:r w:rsidR="00283BD6">
        <w:t>.</w:t>
      </w:r>
      <w:bookmarkEnd w:id="1033"/>
    </w:p>
    <w:p w:rsidR="00A35E0B" w:rsidRDefault="00A35E0B" w:rsidP="00E65E36">
      <w:pPr>
        <w:jc w:val="left"/>
      </w:pPr>
      <w:r>
        <w:t xml:space="preserve">Definitie: </w:t>
      </w:r>
      <w:ins w:id="1034" w:author="Paul Janssen" w:date="2017-01-29T17:05:00Z">
        <w:r w:rsidR="004475AB" w:rsidRPr="004475AB">
          <w:rPr>
            <w:highlight w:val="yellow"/>
            <w:rPrChange w:id="1035" w:author="Paul Janssen" w:date="2017-01-29T17:05:00Z">
              <w:rPr/>
            </w:rPrChange>
          </w:rPr>
          <w:t>Een object dat bij één of meerdere leidingen behoort en als node in het netwerkmodel is opgenomen.</w:t>
        </w:r>
      </w:ins>
      <w:del w:id="1036" w:author="Paul Janssen" w:date="2017-01-29T17:05:00Z">
        <w:r w:rsidDel="004475AB">
          <w:delText>Een object dat bij een leiding behoort.</w:delText>
        </w:r>
      </w:del>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910148" w:rsidRDefault="00910148" w:rsidP="00A35E0B">
      <w:pPr>
        <w:jc w:val="left"/>
      </w:pPr>
    </w:p>
    <w:p w:rsidR="00E31B57" w:rsidRDefault="00B2550D" w:rsidP="00A35E0B">
      <w:pPr>
        <w:jc w:val="left"/>
      </w:pPr>
      <w:del w:id="1037" w:author="Paul Janssen" w:date="2017-01-29T15:29:00Z">
        <w:r w:rsidDel="00587F2F">
          <w:rPr>
            <w:noProof/>
          </w:rPr>
          <w:drawing>
            <wp:anchor distT="0" distB="0" distL="114300" distR="114300" simplePos="0" relativeHeight="251629568"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7" cstate="print"/>
                      <a:stretch>
                        <a:fillRect/>
                      </a:stretch>
                    </pic:blipFill>
                    <pic:spPr>
                      <a:xfrm>
                        <a:off x="0" y="0"/>
                        <a:ext cx="5501640" cy="3531235"/>
                      </a:xfrm>
                      <a:prstGeom prst="rect">
                        <a:avLst/>
                      </a:prstGeom>
                    </pic:spPr>
                  </pic:pic>
                </a:graphicData>
              </a:graphic>
            </wp:anchor>
          </w:drawing>
        </w:r>
      </w:del>
    </w:p>
    <w:p w:rsidR="00E31B57" w:rsidRDefault="00E31B57" w:rsidP="00A35E0B">
      <w:pPr>
        <w:jc w:val="left"/>
      </w:pPr>
    </w:p>
    <w:p w:rsidR="000E5149" w:rsidRDefault="00587F2F" w:rsidP="00A35E0B">
      <w:pPr>
        <w:jc w:val="left"/>
      </w:pPr>
      <w:ins w:id="1038" w:author="Paul Janssen" w:date="2017-01-29T15:29:00Z">
        <w:r>
          <w:rPr>
            <w:noProof/>
          </w:rPr>
          <w:drawing>
            <wp:anchor distT="0" distB="0" distL="114300" distR="114300" simplePos="0" relativeHeight="251655168" behindDoc="0" locked="0" layoutInCell="1" allowOverlap="1">
              <wp:simplePos x="0" y="0"/>
              <wp:positionH relativeFrom="column">
                <wp:posOffset>38223</wp:posOffset>
              </wp:positionH>
              <wp:positionV relativeFrom="paragraph">
                <wp:posOffset>182162</wp:posOffset>
              </wp:positionV>
              <wp:extent cx="5500370" cy="3521075"/>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 IMKL2015 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ins>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039"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040" w:name="_Toc473473891"/>
      <w:proofErr w:type="spellStart"/>
      <w:r>
        <w:t>KabelEnLeidingContainer</w:t>
      </w:r>
      <w:bookmarkEnd w:id="1039"/>
      <w:proofErr w:type="spellEnd"/>
      <w:r w:rsidR="00283BD6">
        <w:t>.</w:t>
      </w:r>
      <w:bookmarkEnd w:id="1040"/>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Del="004475AB" w:rsidRDefault="000E5149" w:rsidP="00E65E36">
      <w:pPr>
        <w:jc w:val="left"/>
        <w:rPr>
          <w:del w:id="1041" w:author="Paul Janssen" w:date="2017-01-29T17:05:00Z"/>
        </w:rPr>
      </w:pPr>
    </w:p>
    <w:p w:rsidR="000E5149" w:rsidDel="004475AB" w:rsidRDefault="000E5149" w:rsidP="00E65E36">
      <w:pPr>
        <w:jc w:val="left"/>
        <w:rPr>
          <w:del w:id="1042" w:author="Paul Janssen" w:date="2017-01-29T17:05:00Z"/>
        </w:rPr>
      </w:pPr>
    </w:p>
    <w:p w:rsidR="000E5149" w:rsidDel="00587F2F" w:rsidRDefault="00587F2F" w:rsidP="00E65E36">
      <w:pPr>
        <w:jc w:val="left"/>
        <w:rPr>
          <w:del w:id="1043" w:author="Paul Janssen" w:date="2017-01-29T15:30:00Z"/>
        </w:rPr>
      </w:pPr>
      <w:ins w:id="1044" w:author="Paul Janssen" w:date="2017-01-29T15:29:00Z">
        <w:r>
          <w:rPr>
            <w:noProof/>
          </w:rPr>
          <w:drawing>
            <wp:anchor distT="0" distB="0" distL="114300" distR="114300" simplePos="0" relativeHeight="251656192" behindDoc="0" locked="0" layoutInCell="1" allowOverlap="1">
              <wp:simplePos x="0" y="0"/>
              <wp:positionH relativeFrom="column">
                <wp:posOffset>3175</wp:posOffset>
              </wp:positionH>
              <wp:positionV relativeFrom="paragraph">
                <wp:posOffset>-931578</wp:posOffset>
              </wp:positionV>
              <wp:extent cx="5500370" cy="495363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 IMKL2015 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ins>
      <w:del w:id="1045" w:author="Paul Janssen" w:date="2017-01-29T15:29:00Z">
        <w:r w:rsidR="00AF5A3D" w:rsidDel="00587F2F">
          <w:rPr>
            <w:noProof/>
          </w:rPr>
          <w:drawing>
            <wp:anchor distT="0" distB="0" distL="114300" distR="114300" simplePos="0" relativeHeight="251641856"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40" cstate="print"/>
                      <a:stretch>
                        <a:fillRect/>
                      </a:stretch>
                    </pic:blipFill>
                    <pic:spPr>
                      <a:xfrm>
                        <a:off x="0" y="0"/>
                        <a:ext cx="5501640" cy="4981575"/>
                      </a:xfrm>
                      <a:prstGeom prst="rect">
                        <a:avLst/>
                      </a:prstGeom>
                    </pic:spPr>
                  </pic:pic>
                </a:graphicData>
              </a:graphic>
            </wp:anchor>
          </w:drawing>
        </w:r>
      </w:del>
    </w:p>
    <w:p w:rsidR="000E5149" w:rsidDel="00587F2F" w:rsidRDefault="000E5149" w:rsidP="00E65E36">
      <w:pPr>
        <w:jc w:val="left"/>
        <w:rPr>
          <w:del w:id="1046" w:author="Paul Janssen" w:date="2017-01-29T15:30:00Z"/>
        </w:rPr>
      </w:pPr>
    </w:p>
    <w:p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 xml:space="preserve">Indien er meerdere kabels in een </w:t>
      </w:r>
      <w:proofErr w:type="spellStart"/>
      <w:r>
        <w:t>kabelbed</w:t>
      </w:r>
      <w:proofErr w:type="spellEnd"/>
      <w:r>
        <w:t xml:space="preserve"> liggen wordt het aantal kabels verplicht opgenomen.</w:t>
      </w:r>
    </w:p>
    <w:p w:rsidR="00E65E36" w:rsidRDefault="00E65E36" w:rsidP="00E65E36">
      <w:pPr>
        <w:jc w:val="left"/>
      </w:pPr>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047" w:name="_Toc473473892"/>
      <w:proofErr w:type="spellStart"/>
      <w:r>
        <w:t>ContainerLeidingelement</w:t>
      </w:r>
      <w:proofErr w:type="spellEnd"/>
      <w:r w:rsidR="00283BD6">
        <w:t>.</w:t>
      </w:r>
      <w:bookmarkEnd w:id="1047"/>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Del="00587F2F" w:rsidRDefault="00587F2F" w:rsidP="00E65E36">
      <w:pPr>
        <w:jc w:val="left"/>
        <w:rPr>
          <w:del w:id="1048" w:author="Paul Janssen" w:date="2017-01-29T15:30:00Z"/>
        </w:rPr>
      </w:pPr>
      <w:ins w:id="1049" w:author="Paul Janssen" w:date="2017-01-29T15:30:00Z">
        <w:r>
          <w:rPr>
            <w:noProof/>
          </w:rPr>
          <w:lastRenderedPageBreak/>
          <w:drawing>
            <wp:anchor distT="0" distB="0" distL="114300" distR="114300" simplePos="0" relativeHeight="251657216" behindDoc="0" locked="0" layoutInCell="1" allowOverlap="1">
              <wp:simplePos x="0" y="0"/>
              <wp:positionH relativeFrom="column">
                <wp:posOffset>-8255</wp:posOffset>
              </wp:positionH>
              <wp:positionV relativeFrom="paragraph">
                <wp:posOffset>-1002591</wp:posOffset>
              </wp:positionV>
              <wp:extent cx="5500370" cy="416560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ins>
    </w:p>
    <w:p w:rsidR="00953A6F" w:rsidDel="00587F2F" w:rsidRDefault="007D61BE" w:rsidP="00E65E36">
      <w:pPr>
        <w:jc w:val="left"/>
        <w:rPr>
          <w:del w:id="1050" w:author="Paul Janssen" w:date="2017-01-29T15:30:00Z"/>
        </w:rPr>
      </w:pPr>
      <w:del w:id="1051" w:author="Paul Janssen" w:date="2017-01-29T15:30:00Z">
        <w:r w:rsidDel="00587F2F">
          <w:rPr>
            <w:noProof/>
          </w:rPr>
          <w:drawing>
            <wp:anchor distT="0" distB="0" distL="114300" distR="114300" simplePos="0" relativeHeight="251631616"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42" cstate="print"/>
                      <a:stretch>
                        <a:fillRect/>
                      </a:stretch>
                    </pic:blipFill>
                    <pic:spPr>
                      <a:xfrm>
                        <a:off x="0" y="0"/>
                        <a:ext cx="5501640" cy="4177665"/>
                      </a:xfrm>
                      <a:prstGeom prst="rect">
                        <a:avLst/>
                      </a:prstGeom>
                    </pic:spPr>
                  </pic:pic>
                </a:graphicData>
              </a:graphic>
            </wp:anchor>
          </w:drawing>
        </w:r>
      </w:del>
    </w:p>
    <w:p w:rsidR="00482647" w:rsidDel="00587F2F" w:rsidRDefault="00482647" w:rsidP="00E65E36">
      <w:pPr>
        <w:jc w:val="left"/>
        <w:rPr>
          <w:del w:id="1052" w:author="Paul Janssen" w:date="2017-01-29T15:30:00Z"/>
        </w:rPr>
      </w:pP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053" w:name="_Toc434874135"/>
      <w:bookmarkStart w:id="1054" w:name="_Toc434874204"/>
      <w:bookmarkStart w:id="1055" w:name="_Toc434874287"/>
      <w:bookmarkStart w:id="1056" w:name="_Toc434874355"/>
      <w:bookmarkStart w:id="1057" w:name="_Toc434874632"/>
      <w:bookmarkStart w:id="1058" w:name="_Toc434933265"/>
      <w:bookmarkStart w:id="1059" w:name="_Toc434940498"/>
      <w:bookmarkStart w:id="1060" w:name="_Toc434941815"/>
      <w:bookmarkStart w:id="1061" w:name="_Toc434943356"/>
      <w:bookmarkStart w:id="1062" w:name="_Toc434943787"/>
      <w:bookmarkStart w:id="1063" w:name="_Toc434956111"/>
      <w:bookmarkStart w:id="1064" w:name="_Toc399786896"/>
      <w:bookmarkStart w:id="1065" w:name="_Toc473473893"/>
      <w:bookmarkEnd w:id="1053"/>
      <w:bookmarkEnd w:id="1054"/>
      <w:bookmarkEnd w:id="1055"/>
      <w:bookmarkEnd w:id="1056"/>
      <w:bookmarkEnd w:id="1057"/>
      <w:bookmarkEnd w:id="1058"/>
      <w:bookmarkEnd w:id="1059"/>
      <w:bookmarkEnd w:id="1060"/>
      <w:bookmarkEnd w:id="1061"/>
      <w:bookmarkEnd w:id="1062"/>
      <w:bookmarkEnd w:id="1063"/>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064"/>
      <w:bookmarkEnd w:id="1065"/>
      <w:r>
        <w:t xml:space="preserve"> </w:t>
      </w:r>
    </w:p>
    <w:p w:rsidR="00F9684A" w:rsidRDefault="002A26AD" w:rsidP="00E10AC1">
      <w:pPr>
        <w:jc w:val="left"/>
      </w:pPr>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IMKL2015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xml:space="preserve">: </w:t>
      </w:r>
      <w:proofErr w:type="spellStart"/>
      <w:r>
        <w:t>kabelbed</w:t>
      </w:r>
      <w:proofErr w:type="spellEnd"/>
      <w:r w:rsidR="00E65E36">
        <w:t xml:space="preserve"> verwijst naar de kabels die er in liggen;</w:t>
      </w:r>
    </w:p>
    <w:p w:rsidR="00E65E36" w:rsidRDefault="00F9684A" w:rsidP="00E10AC1">
      <w:pPr>
        <w:jc w:val="left"/>
      </w:pPr>
      <w:proofErr w:type="spellStart"/>
      <w:r>
        <w:t>pipes</w:t>
      </w:r>
      <w:proofErr w:type="spellEnd"/>
      <w:r>
        <w:t xml:space="preserve">: </w:t>
      </w:r>
      <w:proofErr w:type="spellStart"/>
      <w:r>
        <w:t>kabelbed</w:t>
      </w:r>
      <w:proofErr w:type="spellEnd"/>
      <w:r w:rsidR="00E65E36">
        <w:t xml:space="preserve"> verwijst naar buizen die er in liggen;</w:t>
      </w:r>
    </w:p>
    <w:p w:rsidR="00F9684A" w:rsidRDefault="00F9684A" w:rsidP="00E10AC1">
      <w:pPr>
        <w:jc w:val="left"/>
      </w:pPr>
      <w:proofErr w:type="spellStart"/>
      <w:r>
        <w:t>pipes:kabelbed</w:t>
      </w:r>
      <w:proofErr w:type="spellEnd"/>
      <w:r>
        <w:t xml:space="preserve"> verwijst naar de mantelbuizen die er in liggen;</w:t>
      </w:r>
    </w:p>
    <w:p w:rsidR="00F9684A" w:rsidRDefault="00F9684A" w:rsidP="00E10AC1">
      <w:pPr>
        <w:jc w:val="left"/>
      </w:pPr>
      <w:proofErr w:type="spellStart"/>
      <w:r>
        <w:t>ducts</w:t>
      </w:r>
      <w:proofErr w:type="spellEnd"/>
      <w:r>
        <w:t xml:space="preserve">: </w:t>
      </w:r>
      <w:proofErr w:type="spellStart"/>
      <w:r>
        <w:t>kabelbed</w:t>
      </w:r>
      <w:proofErr w:type="spellEnd"/>
      <w:r>
        <w:t xml:space="preserve">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910148" w:rsidDel="00587F2F" w:rsidRDefault="00910148" w:rsidP="00E65E36">
      <w:pPr>
        <w:spacing w:line="240" w:lineRule="auto"/>
        <w:jc w:val="left"/>
        <w:rPr>
          <w:del w:id="1066" w:author="Paul Janssen" w:date="2017-01-29T15:31:00Z"/>
        </w:rPr>
      </w:pPr>
    </w:p>
    <w:p w:rsidR="003206BD" w:rsidRDefault="007D61BE" w:rsidP="00E65E36">
      <w:pPr>
        <w:spacing w:line="240" w:lineRule="auto"/>
        <w:jc w:val="left"/>
      </w:pPr>
      <w:del w:id="1067" w:author="Paul Janssen" w:date="2017-01-29T15:31:00Z">
        <w:r w:rsidDel="00587F2F">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43" cstate="print"/>
                      <a:stretch>
                        <a:fillRect/>
                      </a:stretch>
                    </pic:blipFill>
                    <pic:spPr>
                      <a:xfrm>
                        <a:off x="0" y="0"/>
                        <a:ext cx="5500370" cy="2873375"/>
                      </a:xfrm>
                      <a:prstGeom prst="rect">
                        <a:avLst/>
                      </a:prstGeom>
                    </pic:spPr>
                  </pic:pic>
                </a:graphicData>
              </a:graphic>
            </wp:inline>
          </w:drawing>
        </w:r>
      </w:del>
      <w:ins w:id="1068" w:author="Paul Janssen" w:date="2017-01-29T15:31:00Z">
        <w:r w:rsidR="00587F2F">
          <w:rPr>
            <w:noProof/>
          </w:rPr>
          <w:drawing>
            <wp:inline distT="0" distB="0" distL="0" distR="0">
              <wp:extent cx="5500370" cy="2860675"/>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2860675"/>
                      </a:xfrm>
                      <a:prstGeom prst="rect">
                        <a:avLst/>
                      </a:prstGeom>
                    </pic:spPr>
                  </pic:pic>
                </a:graphicData>
              </a:graphic>
            </wp:inline>
          </w:drawing>
        </w:r>
      </w:ins>
    </w:p>
    <w:p w:rsidR="00DF5D89" w:rsidDel="00587F2F" w:rsidRDefault="003206BD" w:rsidP="00E65E36">
      <w:pPr>
        <w:spacing w:line="240" w:lineRule="auto"/>
        <w:jc w:val="left"/>
        <w:rPr>
          <w:del w:id="1069" w:author="Paul Janssen" w:date="2017-01-29T15:31:00Z"/>
        </w:rPr>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468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5"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070" w:name="_Toc399786897"/>
    </w:p>
    <w:p w:rsidR="003E3B48" w:rsidRDefault="003E3B48" w:rsidP="003E3B48">
      <w:pPr>
        <w:spacing w:line="240" w:lineRule="auto"/>
        <w:jc w:val="left"/>
      </w:pPr>
    </w:p>
    <w:p w:rsidR="003E3B48" w:rsidRDefault="00587F2F" w:rsidP="003E3B48">
      <w:pPr>
        <w:spacing w:line="240" w:lineRule="auto"/>
        <w:jc w:val="left"/>
      </w:pPr>
      <w:r>
        <w:rPr>
          <w:noProof/>
        </w:rPr>
        <w:drawing>
          <wp:anchor distT="0" distB="0" distL="114300" distR="114300" simplePos="0" relativeHeight="251638784"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071" w:name="_Toc434874137"/>
      <w:bookmarkStart w:id="1072" w:name="_Toc434874206"/>
      <w:bookmarkStart w:id="1073" w:name="_Toc434874289"/>
      <w:bookmarkStart w:id="1074" w:name="_Toc434874357"/>
      <w:bookmarkStart w:id="1075" w:name="_Toc434874634"/>
      <w:bookmarkStart w:id="1076" w:name="_Toc434933267"/>
      <w:bookmarkStart w:id="1077" w:name="_Toc434940500"/>
      <w:bookmarkStart w:id="1078" w:name="_Toc434941817"/>
      <w:bookmarkStart w:id="1079" w:name="_Toc434943358"/>
      <w:bookmarkStart w:id="1080" w:name="_Toc434943789"/>
      <w:bookmarkStart w:id="1081" w:name="_Toc434956113"/>
      <w:bookmarkStart w:id="1082" w:name="_Toc434874138"/>
      <w:bookmarkStart w:id="1083" w:name="_Toc434874207"/>
      <w:bookmarkStart w:id="1084" w:name="_Toc434874290"/>
      <w:bookmarkStart w:id="1085" w:name="_Toc434874358"/>
      <w:bookmarkStart w:id="1086" w:name="_Toc434874635"/>
      <w:bookmarkStart w:id="1087" w:name="_Toc434933268"/>
      <w:bookmarkStart w:id="1088" w:name="_Toc434940501"/>
      <w:bookmarkStart w:id="1089" w:name="_Toc434941818"/>
      <w:bookmarkStart w:id="1090" w:name="_Toc434943359"/>
      <w:bookmarkStart w:id="1091" w:name="_Toc434943790"/>
      <w:bookmarkStart w:id="1092" w:name="_Toc434956114"/>
      <w:bookmarkStart w:id="1093" w:name="_Toc473473894"/>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r w:rsidRPr="009D365E">
        <w:lastRenderedPageBreak/>
        <w:t>Diagram per type kabel of leiding</w:t>
      </w:r>
      <w:r w:rsidR="00283BD6">
        <w:t>.</w:t>
      </w:r>
      <w:bookmarkEnd w:id="1070"/>
      <w:bookmarkEnd w:id="1093"/>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094" w:name="_Toc399786898"/>
    </w:p>
    <w:p w:rsidR="00E65E36" w:rsidRDefault="00E65E36" w:rsidP="00E65E36">
      <w:pPr>
        <w:pStyle w:val="subparagraaftitel"/>
      </w:pPr>
      <w:bookmarkStart w:id="1095" w:name="_Toc473473895"/>
      <w:r>
        <w:lastRenderedPageBreak/>
        <w:t>Elektriciteitskabel</w:t>
      </w:r>
      <w:bookmarkEnd w:id="1094"/>
      <w:r w:rsidR="00283BD6">
        <w:t>.</w:t>
      </w:r>
      <w:bookmarkEnd w:id="1095"/>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587F2F" w:rsidP="00E65E36">
      <w:pPr>
        <w:rPr>
          <w:ins w:id="1096" w:author="Paul Janssen" w:date="2017-01-29T15:32:00Z"/>
        </w:rPr>
      </w:pPr>
      <w:ins w:id="1097" w:author="Paul Janssen" w:date="2017-01-29T15:32:00Z">
        <w:r>
          <w:rPr>
            <w:noProof/>
          </w:rPr>
          <w:drawing>
            <wp:anchor distT="0" distB="0" distL="114300" distR="114300" simplePos="0" relativeHeight="251658240" behindDoc="0" locked="0" layoutInCell="1" allowOverlap="1">
              <wp:simplePos x="0" y="0"/>
              <wp:positionH relativeFrom="column">
                <wp:posOffset>-43815</wp:posOffset>
              </wp:positionH>
              <wp:positionV relativeFrom="paragraph">
                <wp:posOffset>1041367</wp:posOffset>
              </wp:positionV>
              <wp:extent cx="5500370" cy="545147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451475"/>
                      </a:xfrm>
                      <a:prstGeom prst="rect">
                        <a:avLst/>
                      </a:prstGeom>
                    </pic:spPr>
                  </pic:pic>
                </a:graphicData>
              </a:graphic>
              <wp14:sizeRelH relativeFrom="page">
                <wp14:pctWidth>0</wp14:pctWidth>
              </wp14:sizeRelH>
              <wp14:sizeRelV relativeFrom="page">
                <wp14:pctHeight>0</wp14:pctHeight>
              </wp14:sizeRelV>
            </wp:anchor>
          </w:drawing>
        </w:r>
      </w:ins>
      <w:del w:id="1098" w:author="Paul Janssen" w:date="2017-01-29T15:31:00Z">
        <w:r w:rsidR="00AF5A3D" w:rsidDel="00587F2F">
          <w:rPr>
            <w:noProof/>
          </w:rPr>
          <w:drawing>
            <wp:anchor distT="0" distB="0" distL="114300" distR="114300" simplePos="0" relativeHeight="251643904"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48" cstate="print"/>
                      <a:stretch>
                        <a:fillRect/>
                      </a:stretch>
                    </pic:blipFill>
                    <pic:spPr>
                      <a:xfrm>
                        <a:off x="0" y="0"/>
                        <a:ext cx="5501640" cy="5470525"/>
                      </a:xfrm>
                      <a:prstGeom prst="rect">
                        <a:avLst/>
                      </a:prstGeom>
                    </pic:spPr>
                  </pic:pic>
                </a:graphicData>
              </a:graphic>
            </wp:anchor>
          </w:drawing>
        </w:r>
      </w:del>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beschrijft de gebruiks-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3206BD" w:rsidDel="00587F2F" w:rsidRDefault="003206BD" w:rsidP="00E65E36">
      <w:pPr>
        <w:rPr>
          <w:del w:id="1099" w:author="Paul Janssen" w:date="2017-01-29T15:32:00Z"/>
        </w:rPr>
      </w:pPr>
      <w:bookmarkStart w:id="1100" w:name="_Toc473467877"/>
      <w:bookmarkStart w:id="1101" w:name="_Toc473473896"/>
      <w:bookmarkEnd w:id="1100"/>
      <w:bookmarkEnd w:id="1101"/>
    </w:p>
    <w:p w:rsidR="003206BD" w:rsidDel="00587F2F" w:rsidRDefault="003206BD" w:rsidP="00E65E36">
      <w:pPr>
        <w:rPr>
          <w:del w:id="1102" w:author="Paul Janssen" w:date="2017-01-29T15:32:00Z"/>
        </w:rPr>
      </w:pPr>
      <w:bookmarkStart w:id="1103" w:name="_Toc473467878"/>
      <w:bookmarkStart w:id="1104" w:name="_Toc473473897"/>
      <w:bookmarkEnd w:id="1103"/>
      <w:bookmarkEnd w:id="1104"/>
    </w:p>
    <w:p w:rsidR="00E65E36" w:rsidRDefault="00E65E36" w:rsidP="00E65E36">
      <w:pPr>
        <w:pStyle w:val="subparagraaftitel"/>
      </w:pPr>
      <w:bookmarkStart w:id="1105" w:name="_Toc399786899"/>
      <w:bookmarkStart w:id="1106" w:name="_Toc473473898"/>
      <w:r>
        <w:t>Telecom</w:t>
      </w:r>
      <w:r w:rsidR="00031B8A">
        <w:t>municatie</w:t>
      </w:r>
      <w:r>
        <w:t>kabel</w:t>
      </w:r>
      <w:bookmarkEnd w:id="1105"/>
      <w:r w:rsidR="00283BD6">
        <w:t>.</w:t>
      </w:r>
      <w:bookmarkEnd w:id="1106"/>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587F2F" w:rsidP="00E65E36">
      <w:ins w:id="1107" w:author="Paul Janssen" w:date="2017-01-29T15:32:00Z">
        <w:r>
          <w:rPr>
            <w:noProof/>
          </w:rPr>
          <w:drawing>
            <wp:anchor distT="0" distB="0" distL="114300" distR="114300" simplePos="0" relativeHeight="251660288" behindDoc="0" locked="0" layoutInCell="1" allowOverlap="1">
              <wp:simplePos x="0" y="0"/>
              <wp:positionH relativeFrom="column">
                <wp:posOffset>3233</wp:posOffset>
              </wp:positionH>
              <wp:positionV relativeFrom="paragraph">
                <wp:posOffset>197667</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ins>
      <w:del w:id="1108" w:author="Paul Janssen" w:date="2017-01-29T15:32:00Z">
        <w:r w:rsidR="00AF5A3D" w:rsidDel="00587F2F">
          <w:rPr>
            <w:noProof/>
          </w:rPr>
          <w:drawing>
            <wp:anchor distT="0" distB="0" distL="114300" distR="114300" simplePos="0" relativeHeight="251644928"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50" cstate="print"/>
                      <a:stretch>
                        <a:fillRect/>
                      </a:stretch>
                    </pic:blipFill>
                    <pic:spPr>
                      <a:xfrm>
                        <a:off x="0" y="0"/>
                        <a:ext cx="5501640" cy="4413885"/>
                      </a:xfrm>
                      <a:prstGeom prst="rect">
                        <a:avLst/>
                      </a:prstGeom>
                    </pic:spPr>
                  </pic:pic>
                </a:graphicData>
              </a:graphic>
            </wp:anchor>
          </w:drawing>
        </w:r>
      </w:del>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109" w:name="_Toc399786900"/>
      <w:bookmarkStart w:id="1110" w:name="_Toc473473899"/>
      <w:r>
        <w:lastRenderedPageBreak/>
        <w:t>Olie-gas-</w:t>
      </w:r>
      <w:proofErr w:type="spellStart"/>
      <w:r>
        <w:t>chemicalienpijpleiding</w:t>
      </w:r>
      <w:bookmarkEnd w:id="1109"/>
      <w:proofErr w:type="spellEnd"/>
      <w:r w:rsidR="00283BD6">
        <w:t>.</w:t>
      </w:r>
      <w:bookmarkEnd w:id="1110"/>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del w:id="1111" w:author="Paul Janssen" w:date="2017-01-29T15:33:00Z">
        <w:r w:rsidDel="00944C3E">
          <w:rPr>
            <w:noProof/>
          </w:rPr>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51" cstate="print"/>
                      <a:stretch>
                        <a:fillRect/>
                      </a:stretch>
                    </pic:blipFill>
                    <pic:spPr>
                      <a:xfrm>
                        <a:off x="0" y="0"/>
                        <a:ext cx="5500370" cy="4500245"/>
                      </a:xfrm>
                      <a:prstGeom prst="rect">
                        <a:avLst/>
                      </a:prstGeom>
                    </pic:spPr>
                  </pic:pic>
                </a:graphicData>
              </a:graphic>
            </wp:inline>
          </w:drawing>
        </w:r>
      </w:del>
      <w:ins w:id="1112" w:author="Paul Janssen" w:date="2017-01-29T15:33:00Z">
        <w:r w:rsidR="00944C3E">
          <w:rPr>
            <w:noProof/>
          </w:rPr>
          <w:drawing>
            <wp:inline distT="0" distB="0" distL="0" distR="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ins>
      <w:r w:rsidR="00E65E36">
        <w:br w:type="page"/>
      </w:r>
    </w:p>
    <w:p w:rsidR="00E65E36" w:rsidRDefault="00E65E36" w:rsidP="00E65E36">
      <w:pPr>
        <w:pStyle w:val="subparagraaftitel"/>
      </w:pPr>
      <w:bookmarkStart w:id="1113" w:name="_Toc399786901"/>
      <w:bookmarkStart w:id="1114" w:name="_Toc473473900"/>
      <w:r>
        <w:lastRenderedPageBreak/>
        <w:t>Rioolleiding</w:t>
      </w:r>
      <w:bookmarkEnd w:id="1113"/>
      <w:r w:rsidR="00283BD6">
        <w:t>.</w:t>
      </w:r>
      <w:bookmarkEnd w:id="1114"/>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AF5A3D" w:rsidP="00E65E36">
      <w:pPr>
        <w:spacing w:line="240" w:lineRule="auto"/>
        <w:jc w:val="left"/>
        <w:rPr>
          <w:sz w:val="20"/>
        </w:rPr>
      </w:pPr>
      <w:del w:id="1115" w:author="Paul Janssen" w:date="2017-01-29T15:33:00Z">
        <w:r w:rsidDel="00944C3E">
          <w:rPr>
            <w:noProof/>
          </w:rPr>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53" cstate="print"/>
                      <a:stretch>
                        <a:fillRect/>
                      </a:stretch>
                    </pic:blipFill>
                    <pic:spPr>
                      <a:xfrm>
                        <a:off x="0" y="0"/>
                        <a:ext cx="5500370" cy="5492750"/>
                      </a:xfrm>
                      <a:prstGeom prst="rect">
                        <a:avLst/>
                      </a:prstGeom>
                    </pic:spPr>
                  </pic:pic>
                </a:graphicData>
              </a:graphic>
            </wp:inline>
          </w:drawing>
        </w:r>
      </w:del>
      <w:ins w:id="1116" w:author="Paul Janssen" w:date="2017-01-29T15:33:00Z">
        <w:r w:rsidR="00944C3E">
          <w:rPr>
            <w:noProof/>
          </w:rPr>
          <w:drawing>
            <wp:inline distT="0" distB="0" distL="0" distR="0">
              <wp:extent cx="5500370" cy="546989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5469890"/>
                      </a:xfrm>
                      <a:prstGeom prst="rect">
                        <a:avLst/>
                      </a:prstGeom>
                    </pic:spPr>
                  </pic:pic>
                </a:graphicData>
              </a:graphic>
            </wp:inline>
          </w:drawing>
        </w:r>
      </w:ins>
      <w:r w:rsidR="00E65E36">
        <w:br w:type="page"/>
      </w:r>
    </w:p>
    <w:p w:rsidR="00E65E36" w:rsidRDefault="00E65E36" w:rsidP="00E65E36">
      <w:pPr>
        <w:pStyle w:val="subparagraaftitel"/>
      </w:pPr>
      <w:bookmarkStart w:id="1117" w:name="_Toc399786902"/>
      <w:bookmarkStart w:id="1118" w:name="_Toc473473901"/>
      <w:r>
        <w:lastRenderedPageBreak/>
        <w:t>Waterleiding</w:t>
      </w:r>
      <w:bookmarkEnd w:id="1117"/>
      <w:r w:rsidR="00283BD6">
        <w:t>.</w:t>
      </w:r>
      <w:bookmarkEnd w:id="1118"/>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proofErr w:type="spellStart"/>
      <w:r>
        <w:t>Bron:INSPIRE</w:t>
      </w:r>
      <w:proofErr w:type="spellEnd"/>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AF5A3D" w:rsidP="00E65E36">
      <w:pPr>
        <w:spacing w:line="240" w:lineRule="auto"/>
        <w:jc w:val="left"/>
        <w:rPr>
          <w:sz w:val="20"/>
        </w:rPr>
      </w:pPr>
      <w:del w:id="1119" w:author="Paul Janssen" w:date="2017-01-29T15:33:00Z">
        <w:r w:rsidDel="00944C3E">
          <w:rPr>
            <w:noProof/>
          </w:rPr>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55" cstate="print"/>
                      <a:stretch>
                        <a:fillRect/>
                      </a:stretch>
                    </pic:blipFill>
                    <pic:spPr>
                      <a:xfrm>
                        <a:off x="0" y="0"/>
                        <a:ext cx="5500370" cy="5391150"/>
                      </a:xfrm>
                      <a:prstGeom prst="rect">
                        <a:avLst/>
                      </a:prstGeom>
                    </pic:spPr>
                  </pic:pic>
                </a:graphicData>
              </a:graphic>
            </wp:inline>
          </w:drawing>
        </w:r>
      </w:del>
      <w:ins w:id="1120" w:author="Paul Janssen" w:date="2017-01-29T15:34:00Z">
        <w:r w:rsidR="00944C3E">
          <w:rPr>
            <w:noProof/>
          </w:rPr>
          <w:drawing>
            <wp:inline distT="0" distB="0" distL="0" distR="0">
              <wp:extent cx="5500370" cy="53689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0370" cy="5368925"/>
                      </a:xfrm>
                      <a:prstGeom prst="rect">
                        <a:avLst/>
                      </a:prstGeom>
                    </pic:spPr>
                  </pic:pic>
                </a:graphicData>
              </a:graphic>
            </wp:inline>
          </w:drawing>
        </w:r>
      </w:ins>
      <w:r w:rsidR="00E65E36">
        <w:br w:type="page"/>
      </w:r>
    </w:p>
    <w:p w:rsidR="00E65E36" w:rsidRDefault="00E65E36" w:rsidP="00E65E36">
      <w:pPr>
        <w:pStyle w:val="subparagraaftitel"/>
      </w:pPr>
      <w:bookmarkStart w:id="1121" w:name="_Toc399786903"/>
      <w:bookmarkStart w:id="1122" w:name="_Toc473473902"/>
      <w:r>
        <w:lastRenderedPageBreak/>
        <w:t>Thermische pijpleiding</w:t>
      </w:r>
      <w:bookmarkEnd w:id="1121"/>
      <w:r w:rsidR="00283BD6">
        <w:t>.</w:t>
      </w:r>
      <w:bookmarkEnd w:id="1122"/>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del w:id="1123" w:author="Paul Janssen" w:date="2017-01-29T15:34:00Z">
        <w:r w:rsidDel="00944C3E">
          <w:rPr>
            <w:noProof/>
          </w:rPr>
          <w:drawing>
            <wp:anchor distT="0" distB="0" distL="114300" distR="114300" simplePos="0" relativeHeight="251646976"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57" cstate="print"/>
                      <a:stretch>
                        <a:fillRect/>
                      </a:stretch>
                    </pic:blipFill>
                    <pic:spPr>
                      <a:xfrm>
                        <a:off x="0" y="0"/>
                        <a:ext cx="5501640" cy="5549265"/>
                      </a:xfrm>
                      <a:prstGeom prst="rect">
                        <a:avLst/>
                      </a:prstGeom>
                    </pic:spPr>
                  </pic:pic>
                </a:graphicData>
              </a:graphic>
            </wp:anchor>
          </w:drawing>
        </w:r>
      </w:del>
      <w:r w:rsidR="00E65E36">
        <w:t xml:space="preserve">Van </w:t>
      </w:r>
      <w:r w:rsidR="002A26AD">
        <w:t>INSPIRE</w:t>
      </w:r>
      <w:r w:rsidR="00E65E36">
        <w:t xml:space="preserve"> wordt </w:t>
      </w:r>
      <w:proofErr w:type="spellStart"/>
      <w:r w:rsidR="00E65E36">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DB2583" w:rsidRDefault="00944C3E" w:rsidP="00E65E36">
      <w:pPr>
        <w:jc w:val="left"/>
        <w:rPr>
          <w:ins w:id="1124" w:author="Paul Janssen" w:date="2016-11-17T13:06:00Z"/>
        </w:rPr>
      </w:pPr>
      <w:ins w:id="1125" w:author="Paul Janssen" w:date="2017-01-29T15:34:00Z">
        <w:r>
          <w:rPr>
            <w:noProof/>
          </w:rPr>
          <w:drawing>
            <wp:anchor distT="0" distB="0" distL="114300" distR="114300" simplePos="0" relativeHeight="251661312" behindDoc="0" locked="0" layoutInCell="1" allowOverlap="1">
              <wp:simplePos x="0" y="0"/>
              <wp:positionH relativeFrom="column">
                <wp:posOffset>-32451</wp:posOffset>
              </wp:positionH>
              <wp:positionV relativeFrom="paragraph">
                <wp:posOffset>230447</wp:posOffset>
              </wp:positionV>
              <wp:extent cx="5500370" cy="552577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0370" cy="5525770"/>
                      </a:xfrm>
                      <a:prstGeom prst="rect">
                        <a:avLst/>
                      </a:prstGeom>
                    </pic:spPr>
                  </pic:pic>
                </a:graphicData>
              </a:graphic>
              <wp14:sizeRelH relativeFrom="page">
                <wp14:pctWidth>0</wp14:pctWidth>
              </wp14:sizeRelH>
              <wp14:sizeRelV relativeFrom="page">
                <wp14:pctHeight>0</wp14:pctHeight>
              </wp14:sizeRelV>
            </wp:anchor>
          </w:drawing>
        </w:r>
      </w:ins>
    </w:p>
    <w:p w:rsidR="00DB2583" w:rsidRDefault="00DB2583">
      <w:pPr>
        <w:spacing w:line="240" w:lineRule="auto"/>
        <w:jc w:val="left"/>
        <w:rPr>
          <w:ins w:id="1126" w:author="Paul Janssen" w:date="2016-11-17T13:06:00Z"/>
        </w:rPr>
      </w:pPr>
      <w:ins w:id="1127" w:author="Paul Janssen" w:date="2016-11-17T13:06:00Z">
        <w:r>
          <w:br w:type="page"/>
        </w:r>
      </w:ins>
    </w:p>
    <w:p w:rsidR="00DB2583" w:rsidRDefault="00DB2583" w:rsidP="00DB2583">
      <w:pPr>
        <w:pStyle w:val="subparagraaftitel"/>
        <w:rPr>
          <w:ins w:id="1128" w:author="Paul Janssen" w:date="2016-11-17T13:07:00Z"/>
        </w:rPr>
      </w:pPr>
      <w:bookmarkStart w:id="1129" w:name="_Toc473473903"/>
      <w:ins w:id="1130" w:author="Paul Janssen" w:date="2016-11-17T13:08:00Z">
        <w:r w:rsidRPr="00A013ED">
          <w:rPr>
            <w:highlight w:val="yellow"/>
            <w:rPrChange w:id="1131" w:author="Paul Janssen" w:date="2016-11-17T16:23:00Z">
              <w:rPr/>
            </w:rPrChange>
          </w:rPr>
          <w:lastRenderedPageBreak/>
          <w:t xml:space="preserve">Overig </w:t>
        </w:r>
      </w:ins>
      <w:ins w:id="1132" w:author="Paul Janssen" w:date="2016-11-17T13:46:00Z">
        <w:r w:rsidR="004E51D4" w:rsidRPr="00A013ED">
          <w:rPr>
            <w:highlight w:val="yellow"/>
            <w:rPrChange w:id="1133" w:author="Paul Janssen" w:date="2016-11-17T16:23:00Z">
              <w:rPr/>
            </w:rPrChange>
          </w:rPr>
          <w:t xml:space="preserve">en </w:t>
        </w:r>
      </w:ins>
      <w:ins w:id="1134" w:author="Paul Janssen" w:date="2016-11-17T13:08:00Z">
        <w:r w:rsidRPr="00A013ED">
          <w:rPr>
            <w:highlight w:val="yellow"/>
            <w:rPrChange w:id="1135" w:author="Paul Janssen" w:date="2016-11-17T16:23:00Z">
              <w:rPr/>
            </w:rPrChange>
          </w:rPr>
          <w:t>Weesleiding</w:t>
        </w:r>
      </w:ins>
      <w:ins w:id="1136" w:author="Paul Janssen" w:date="2016-11-17T13:07:00Z">
        <w:r w:rsidRPr="00A013ED">
          <w:rPr>
            <w:highlight w:val="yellow"/>
            <w:rPrChange w:id="1137" w:author="Paul Janssen" w:date="2016-11-17T16:23:00Z">
              <w:rPr/>
            </w:rPrChange>
          </w:rPr>
          <w:t>.</w:t>
        </w:r>
        <w:bookmarkEnd w:id="1129"/>
      </w:ins>
    </w:p>
    <w:p w:rsidR="00DB2583" w:rsidRDefault="00DB2583" w:rsidP="00DB2583">
      <w:pPr>
        <w:jc w:val="left"/>
        <w:rPr>
          <w:ins w:id="1138" w:author="Paul Janssen" w:date="2016-11-17T13:07:00Z"/>
        </w:rPr>
      </w:pPr>
    </w:p>
    <w:p w:rsidR="00DB2583" w:rsidRPr="00DB2583" w:rsidRDefault="00DB2583" w:rsidP="00DB2583">
      <w:pPr>
        <w:spacing w:after="1"/>
        <w:rPr>
          <w:ins w:id="1139" w:author="Paul Janssen" w:date="2016-11-17T13:09:00Z"/>
          <w:rPrChange w:id="1140" w:author="Paul Janssen" w:date="2016-11-17T13:09:00Z">
            <w:rPr>
              <w:ins w:id="1141" w:author="Paul Janssen" w:date="2016-11-17T13:09:00Z"/>
              <w:rFonts w:ascii="Segoe UI" w:hAnsi="Segoe UI" w:cs="Segoe UI"/>
              <w:sz w:val="18"/>
              <w:szCs w:val="18"/>
            </w:rPr>
          </w:rPrChange>
        </w:rPr>
      </w:pPr>
      <w:ins w:id="1142" w:author="Paul Janssen" w:date="2016-11-17T13:07:00Z">
        <w:r>
          <w:t>Definitie</w:t>
        </w:r>
      </w:ins>
      <w:ins w:id="1143" w:author="Paul Janssen" w:date="2016-11-17T13:46:00Z">
        <w:r w:rsidR="004E51D4">
          <w:t xml:space="preserve"> Overig</w:t>
        </w:r>
      </w:ins>
      <w:ins w:id="1144" w:author="Paul Janssen" w:date="2016-11-17T13:07:00Z">
        <w:r>
          <w:t xml:space="preserve">: </w:t>
        </w:r>
      </w:ins>
      <w:ins w:id="1145" w:author="Paul Janssen" w:date="2016-11-17T13:09:00Z">
        <w:r w:rsidRPr="00DB2583">
          <w:rPr>
            <w:rPrChange w:id="1146" w:author="Paul Janssen" w:date="2016-11-17T13:09:00Z">
              <w:rPr>
                <w:rFonts w:ascii="Segoe UI" w:hAnsi="Segoe UI" w:cs="Segoe UI"/>
                <w:sz w:val="18"/>
                <w:szCs w:val="18"/>
              </w:rPr>
            </w:rPrChange>
          </w:rPr>
          <w:t xml:space="preserve">Een type </w:t>
        </w:r>
      </w:ins>
      <w:ins w:id="1147" w:author="Paul Janssen" w:date="2016-11-17T13:10:00Z">
        <w:r>
          <w:t>kabel</w:t>
        </w:r>
      </w:ins>
      <w:ins w:id="1148" w:author="Paul Janssen" w:date="2016-11-17T13:09:00Z">
        <w:r w:rsidRPr="00DB2583">
          <w:rPr>
            <w:rPrChange w:id="1149" w:author="Paul Janssen" w:date="2016-11-17T13:09:00Z">
              <w:rPr>
                <w:rFonts w:ascii="Segoe UI" w:hAnsi="Segoe UI" w:cs="Segoe UI"/>
                <w:sz w:val="18"/>
                <w:szCs w:val="18"/>
              </w:rPr>
            </w:rPrChange>
          </w:rPr>
          <w:t xml:space="preserve"> of leiding die niet onder de andere benoemde typen valt.</w:t>
        </w:r>
      </w:ins>
    </w:p>
    <w:p w:rsidR="00DB2583" w:rsidRPr="00DB2583" w:rsidRDefault="00DB2583" w:rsidP="00DB2583">
      <w:pPr>
        <w:jc w:val="left"/>
        <w:rPr>
          <w:ins w:id="1150" w:author="Paul Janssen" w:date="2016-11-17T13:09:00Z"/>
          <w:rPrChange w:id="1151" w:author="Paul Janssen" w:date="2016-11-17T13:09:00Z">
            <w:rPr>
              <w:ins w:id="1152" w:author="Paul Janssen" w:date="2016-11-17T13:09:00Z"/>
              <w:rFonts w:ascii="Segoe UI" w:hAnsi="Segoe UI" w:cs="Segoe UI"/>
              <w:sz w:val="18"/>
              <w:szCs w:val="18"/>
            </w:rPr>
          </w:rPrChange>
        </w:rPr>
      </w:pPr>
    </w:p>
    <w:p w:rsidR="00DB2583" w:rsidRPr="00DB2583" w:rsidRDefault="00DB2583" w:rsidP="00DB2583">
      <w:pPr>
        <w:jc w:val="left"/>
        <w:rPr>
          <w:ins w:id="1153" w:author="Paul Janssen" w:date="2016-11-17T13:09:00Z"/>
          <w:rPrChange w:id="1154" w:author="Paul Janssen" w:date="2016-11-17T13:09:00Z">
            <w:rPr>
              <w:ins w:id="1155" w:author="Paul Janssen" w:date="2016-11-17T13:09:00Z"/>
              <w:rFonts w:ascii="Segoe UI" w:hAnsi="Segoe UI" w:cs="Segoe UI"/>
              <w:sz w:val="18"/>
              <w:szCs w:val="18"/>
            </w:rPr>
          </w:rPrChange>
        </w:rPr>
      </w:pPr>
      <w:ins w:id="1156" w:author="Paul Janssen" w:date="2016-11-17T13:09:00Z">
        <w:r w:rsidRPr="00DB2583">
          <w:rPr>
            <w:rPrChange w:id="1157" w:author="Paul Janssen" w:date="2016-11-17T13:09:00Z">
              <w:rPr>
                <w:rFonts w:ascii="Segoe UI" w:hAnsi="Segoe UI" w:cs="Segoe UI"/>
                <w:sz w:val="18"/>
                <w:szCs w:val="18"/>
              </w:rPr>
            </w:rPrChange>
          </w:rPr>
          <w:t>Bijvoorbeeld een weesleiding maar ook leidingen voor voedingsmiddelen, landbouwproducten vallen hieronder.</w:t>
        </w:r>
      </w:ins>
    </w:p>
    <w:p w:rsidR="00DB2583" w:rsidRDefault="00DB2583" w:rsidP="00DB2583">
      <w:pPr>
        <w:jc w:val="left"/>
        <w:rPr>
          <w:ins w:id="1158" w:author="Paul Janssen" w:date="2016-11-17T13:07:00Z"/>
        </w:rPr>
      </w:pPr>
      <w:ins w:id="1159" w:author="Paul Janssen" w:date="2016-11-17T13:07:00Z">
        <w:r>
          <w:t xml:space="preserve">Bron: </w:t>
        </w:r>
      </w:ins>
      <w:ins w:id="1160" w:author="Paul Janssen" w:date="2016-11-17T13:08:00Z">
        <w:r>
          <w:t>IMKL</w:t>
        </w:r>
      </w:ins>
    </w:p>
    <w:p w:rsidR="00DB2583" w:rsidRDefault="00DB2583" w:rsidP="00DB2583">
      <w:pPr>
        <w:jc w:val="left"/>
        <w:rPr>
          <w:ins w:id="1161" w:author="Paul Janssen" w:date="2016-11-17T13:07:00Z"/>
        </w:rPr>
      </w:pPr>
    </w:p>
    <w:p w:rsidR="00DB2583" w:rsidRDefault="00DB2583" w:rsidP="00DB2583">
      <w:pPr>
        <w:jc w:val="left"/>
        <w:rPr>
          <w:ins w:id="1162" w:author="Paul Janssen" w:date="2016-11-17T13:07:00Z"/>
        </w:rPr>
      </w:pPr>
      <w:ins w:id="1163" w:author="Paul Janssen" w:date="2016-11-17T13:10:00Z">
        <w:r>
          <w:t xml:space="preserve">In INSPIRE is er geen mogelijkheid om andere kabels of leidingen op te nemen dan de benoemde typen. </w:t>
        </w:r>
      </w:ins>
      <w:ins w:id="1164" w:author="Paul Janssen" w:date="2016-11-17T13:13:00Z">
        <w:r>
          <w:t>De klasse</w:t>
        </w:r>
      </w:ins>
      <w:ins w:id="1165" w:author="Paul Janssen" w:date="2016-11-17T13:11:00Z">
        <w:r>
          <w:t xml:space="preserve"> Overig wordt gebruikt indien de kabel of leiding niet met een andere kan worden aangeduid</w:t>
        </w:r>
      </w:ins>
      <w:ins w:id="1166" w:author="Paul Janssen" w:date="2016-11-17T13:50:00Z">
        <w:r w:rsidR="004E51D4">
          <w:t xml:space="preserve"> of onbekend is</w:t>
        </w:r>
      </w:ins>
      <w:ins w:id="1167" w:author="Paul Janssen" w:date="2016-11-17T13:11:00Z">
        <w:r>
          <w:t xml:space="preserve">. </w:t>
        </w:r>
      </w:ins>
      <w:ins w:id="1168" w:author="Paul Janssen" w:date="2016-11-17T13:14:00Z">
        <w:r>
          <w:t>Dit geldt in veel gevallen ook voor de weesleiding.</w:t>
        </w:r>
      </w:ins>
      <w:ins w:id="1169" w:author="Paul Janssen" w:date="2016-11-17T16:31:00Z">
        <w:r w:rsidR="005A10AC">
          <w:t xml:space="preserve"> E</w:t>
        </w:r>
      </w:ins>
      <w:ins w:id="1170" w:author="Paul Janssen" w:date="2016-11-17T16:32:00Z">
        <w:r w:rsidR="005A10AC">
          <w:t xml:space="preserv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ins>
    </w:p>
    <w:p w:rsidR="00DB2583" w:rsidRDefault="00DB2583" w:rsidP="00E65E36">
      <w:pPr>
        <w:jc w:val="left"/>
        <w:rPr>
          <w:ins w:id="1171" w:author="Paul Janssen" w:date="2016-11-17T13:07:00Z"/>
        </w:rPr>
      </w:pPr>
    </w:p>
    <w:p w:rsidR="00DB2583" w:rsidRDefault="00944C3E">
      <w:pPr>
        <w:spacing w:line="240" w:lineRule="auto"/>
        <w:jc w:val="left"/>
        <w:rPr>
          <w:ins w:id="1172" w:author="Paul Janssen" w:date="2016-11-17T13:07:00Z"/>
        </w:rPr>
      </w:pPr>
      <w:ins w:id="1173" w:author="Paul Janssen" w:date="2017-01-29T15:35:00Z">
        <w:r>
          <w:rPr>
            <w:noProof/>
          </w:rPr>
          <w:drawing>
            <wp:inline distT="0" distB="0" distL="0" distR="0">
              <wp:extent cx="5500370" cy="5188585"/>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b. IMKL2015 Overig - Weesleiding.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00370" cy="5188585"/>
                      </a:xfrm>
                      <a:prstGeom prst="rect">
                        <a:avLst/>
                      </a:prstGeom>
                    </pic:spPr>
                  </pic:pic>
                </a:graphicData>
              </a:graphic>
            </wp:inline>
          </w:drawing>
        </w:r>
      </w:ins>
      <w:ins w:id="1174" w:author="Paul Janssen" w:date="2016-11-17T13:07:00Z">
        <w:r w:rsidR="00DB2583">
          <w:br w:type="page"/>
        </w:r>
      </w:ins>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175" w:name="_Toc434940509"/>
      <w:bookmarkStart w:id="1176" w:name="_Toc434941826"/>
      <w:bookmarkStart w:id="1177" w:name="_Toc434943367"/>
      <w:bookmarkStart w:id="1178" w:name="_Toc434943798"/>
      <w:bookmarkStart w:id="1179" w:name="_Toc434956122"/>
      <w:bookmarkStart w:id="1180" w:name="_Toc434940510"/>
      <w:bookmarkStart w:id="1181" w:name="_Toc434941827"/>
      <w:bookmarkStart w:id="1182" w:name="_Toc434943368"/>
      <w:bookmarkStart w:id="1183" w:name="_Toc434943799"/>
      <w:bookmarkStart w:id="1184" w:name="_Toc434956123"/>
      <w:bookmarkStart w:id="1185" w:name="_Toc434940511"/>
      <w:bookmarkStart w:id="1186" w:name="_Toc434941828"/>
      <w:bookmarkStart w:id="1187" w:name="_Toc434943369"/>
      <w:bookmarkStart w:id="1188" w:name="_Toc434943800"/>
      <w:bookmarkStart w:id="1189" w:name="_Toc434956124"/>
      <w:bookmarkStart w:id="1190" w:name="_Toc434940512"/>
      <w:bookmarkStart w:id="1191" w:name="_Toc434941829"/>
      <w:bookmarkStart w:id="1192" w:name="_Toc434943370"/>
      <w:bookmarkStart w:id="1193" w:name="_Toc434943801"/>
      <w:bookmarkStart w:id="1194" w:name="_Toc434956125"/>
      <w:bookmarkStart w:id="1195" w:name="_Toc399786904"/>
      <w:bookmarkStart w:id="1196" w:name="_Toc47347390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r>
        <w:t>Leidingelementen per type net (thema)</w:t>
      </w:r>
      <w:bookmarkEnd w:id="1195"/>
      <w:r w:rsidR="00283BD6">
        <w:t>.</w:t>
      </w:r>
      <w:bookmarkEnd w:id="1196"/>
    </w:p>
    <w:p w:rsidR="00E65E36" w:rsidRDefault="00AF5A3D" w:rsidP="00E65E36">
      <w:del w:id="1197" w:author="Paul Janssen" w:date="2017-01-29T15:35:00Z">
        <w:r w:rsidDel="00944C3E">
          <w:rPr>
            <w:noProof/>
          </w:rPr>
          <w:drawing>
            <wp:anchor distT="0" distB="0" distL="114300" distR="114300" simplePos="0" relativeHeight="251649024"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60" cstate="print"/>
                      <a:stretch>
                        <a:fillRect/>
                      </a:stretch>
                    </pic:blipFill>
                    <pic:spPr>
                      <a:xfrm>
                        <a:off x="0" y="0"/>
                        <a:ext cx="5501640" cy="3152775"/>
                      </a:xfrm>
                      <a:prstGeom prst="rect">
                        <a:avLst/>
                      </a:prstGeom>
                    </pic:spPr>
                  </pic:pic>
                </a:graphicData>
              </a:graphic>
            </wp:anchor>
          </w:drawing>
        </w:r>
      </w:del>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w:t>
      </w:r>
      <w:proofErr w:type="spellStart"/>
      <w:r w:rsidR="00E65E36">
        <w:t>uitbreidbaar</w:t>
      </w:r>
      <w:proofErr w:type="spellEnd"/>
      <w:r w:rsidR="00E65E36">
        <w:t>.</w:t>
      </w:r>
      <w:r w:rsidR="0065371C">
        <w:t xml:space="preserve"> In bijlage 2 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rsidR="003E3B48" w:rsidRDefault="00944C3E" w:rsidP="00E65E36">
      <w:pPr>
        <w:rPr>
          <w:ins w:id="1198" w:author="Paul Janssen" w:date="2017-01-29T15:35:00Z"/>
        </w:rPr>
      </w:pPr>
      <w:ins w:id="1199" w:author="Paul Janssen" w:date="2017-01-29T15:35:00Z">
        <w:r>
          <w:rPr>
            <w:noProof/>
          </w:rPr>
          <w:drawing>
            <wp:anchor distT="0" distB="0" distL="114300" distR="114300" simplePos="0" relativeHeight="251662336" behindDoc="0" locked="0" layoutInCell="1" allowOverlap="1">
              <wp:simplePos x="0" y="0"/>
              <wp:positionH relativeFrom="column">
                <wp:posOffset>-127453</wp:posOffset>
              </wp:positionH>
              <wp:positionV relativeFrom="paragraph">
                <wp:posOffset>240055</wp:posOffset>
              </wp:positionV>
              <wp:extent cx="5500370" cy="3137535"/>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 IMKL2015 Leidingelement per thema.w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ins>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rPr>
          <w:ins w:id="1200" w:author="Paul Janssen" w:date="2017-01-27T17:25:00Z"/>
        </w:rPr>
      </w:pPr>
    </w:p>
    <w:p w:rsidR="00BE4C6E" w:rsidRDefault="00BE4C6E" w:rsidP="00BE4C6E">
      <w:pPr>
        <w:pStyle w:val="subparagraaftitel"/>
        <w:rPr>
          <w:ins w:id="1201" w:author="Paul Janssen" w:date="2017-01-27T17:25:00Z"/>
        </w:rPr>
      </w:pPr>
      <w:bookmarkStart w:id="1202" w:name="_Toc473473905"/>
      <w:ins w:id="1203" w:author="Paul Janssen" w:date="2017-01-27T17:25:00Z">
        <w:r w:rsidRPr="003364CD">
          <w:rPr>
            <w:highlight w:val="yellow"/>
          </w:rPr>
          <w:t>WION – Uitleveren van gebiedsinformatie</w:t>
        </w:r>
        <w:r>
          <w:t>.</w:t>
        </w:r>
        <w:bookmarkEnd w:id="1202"/>
      </w:ins>
    </w:p>
    <w:p w:rsidR="00BE4C6E" w:rsidRDefault="00BE4C6E" w:rsidP="00BE4C6E">
      <w:pPr>
        <w:rPr>
          <w:ins w:id="1204" w:author="Paul Janssen" w:date="2017-01-27T17:25:00Z"/>
        </w:rPr>
      </w:pPr>
    </w:p>
    <w:p w:rsidR="00BE4C6E" w:rsidRDefault="004F4FCB" w:rsidP="00BE4C6E">
      <w:pPr>
        <w:rPr>
          <w:ins w:id="1205" w:author="Paul Janssen" w:date="2017-01-27T17:25:00Z"/>
        </w:rPr>
      </w:pPr>
      <w:ins w:id="1206" w:author="Paul Janssen" w:date="2017-01-27T17:25:00Z">
        <w:r>
          <w:rPr>
            <w:noProof/>
          </w:rPr>
          <w:pict>
            <v:shape id="_x0000_s1073" type="#_x0000_t202" style="position:absolute;left:0;text-align:left;margin-left:9.65pt;margin-top:149.2pt;width:97.2pt;height:19.2pt;z-index:2516889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4F4FCB" w:rsidRDefault="004F4FCB"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99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4F4FCB" w:rsidRDefault="004F4FCB"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879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4F4FCB" w:rsidRDefault="004F4FCB"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869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4F4FCB" w:rsidRDefault="004F4FCB"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858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4F4FCB" w:rsidRDefault="004F4FCB"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848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4F4FCB" w:rsidRDefault="004F4FCB"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828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4F4FCB" w:rsidRDefault="004F4FCB" w:rsidP="00BE4C6E">
                    <w:pPr>
                      <w:jc w:val="center"/>
                    </w:pPr>
                    <w:r>
                      <w:t>WION Uitlevering</w:t>
                    </w:r>
                  </w:p>
                </w:txbxContent>
              </v:textbox>
              <w10:wrap type="square"/>
            </v:shape>
          </w:pict>
        </w:r>
        <w:r>
          <w:rPr>
            <w:noProof/>
          </w:rPr>
          <w:pict>
            <v:rect id="_x0000_s1066" style="position:absolute;left:0;text-align:left;margin-left:7.75pt;margin-top:180.7pt;width:266.25pt;height:52.5pt;z-index:251681792" fillcolor="#feedce"/>
          </w:pict>
        </w:r>
        <w:r>
          <w:rPr>
            <w:noProof/>
          </w:rPr>
          <w:pict>
            <v:rect id="_x0000_s1065" style="position:absolute;left:0;text-align:left;margin-left:7.75pt;margin-top:122.95pt;width:266.25pt;height:52.5pt;z-index:251680768" fillcolor="#feedce"/>
          </w:pict>
        </w:r>
        <w:r>
          <w:rPr>
            <w:noProof/>
          </w:rPr>
          <w:pict>
            <v:rect id="_x0000_s1064" style="position:absolute;left:0;text-align:left;margin-left:7.75pt;margin-top:66.7pt;width:266.25pt;height:52.5pt;z-index:251679744" fillcolor="#feedce"/>
          </w:pict>
        </w:r>
        <w:r>
          <w:rPr>
            <w:noProof/>
          </w:rPr>
          <w:pict>
            <v:rect id="_x0000_s1063" style="position:absolute;left:0;text-align:left;margin-left:.65pt;margin-top:45.7pt;width:280.5pt;height:194.25pt;z-index:251678720"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ins>
    </w:p>
    <w:p w:rsidR="00BE4C6E" w:rsidRDefault="00BE4C6E" w:rsidP="00BE4C6E">
      <w:pPr>
        <w:rPr>
          <w:ins w:id="1207" w:author="Paul Janssen" w:date="2017-01-27T17:25:00Z"/>
        </w:rPr>
      </w:pPr>
    </w:p>
    <w:p w:rsidR="00BE4C6E" w:rsidRDefault="00BE4C6E" w:rsidP="00BE4C6E">
      <w:pPr>
        <w:rPr>
          <w:ins w:id="1208" w:author="Paul Janssen" w:date="2017-01-27T17:25:00Z"/>
        </w:rPr>
      </w:pPr>
    </w:p>
    <w:p w:rsidR="00BE4C6E" w:rsidRDefault="00BE4C6E" w:rsidP="00BE4C6E">
      <w:pPr>
        <w:rPr>
          <w:ins w:id="1209" w:author="Paul Janssen" w:date="2017-01-27T17:25:00Z"/>
        </w:rPr>
      </w:pPr>
    </w:p>
    <w:p w:rsidR="00BE4C6E" w:rsidRDefault="00BE4C6E" w:rsidP="00BE4C6E">
      <w:pPr>
        <w:rPr>
          <w:ins w:id="1210" w:author="Paul Janssen" w:date="2017-01-27T17:25:00Z"/>
        </w:rPr>
      </w:pPr>
    </w:p>
    <w:p w:rsidR="00BE4C6E" w:rsidRDefault="00BE4C6E" w:rsidP="00BE4C6E">
      <w:pPr>
        <w:rPr>
          <w:ins w:id="1211" w:author="Paul Janssen" w:date="2017-01-27T17:25:00Z"/>
        </w:rPr>
      </w:pPr>
    </w:p>
    <w:p w:rsidR="00BE4C6E" w:rsidRDefault="00BE4C6E" w:rsidP="00BE4C6E">
      <w:pPr>
        <w:rPr>
          <w:ins w:id="1212" w:author="Paul Janssen" w:date="2017-01-27T17:25:00Z"/>
        </w:rPr>
      </w:pPr>
    </w:p>
    <w:p w:rsidR="00BE4C6E" w:rsidRDefault="004F4FCB" w:rsidP="00BE4C6E">
      <w:pPr>
        <w:rPr>
          <w:ins w:id="1213" w:author="Paul Janssen" w:date="2017-01-27T17:25:00Z"/>
        </w:rPr>
      </w:pPr>
      <w:ins w:id="1214" w:author="Paul Janssen" w:date="2017-01-27T17:25:00Z">
        <w:r>
          <w:rPr>
            <w:noProof/>
          </w:rPr>
          <w:pict>
            <v:shape id="_x0000_s1068" type="#_x0000_t202" style="position:absolute;left:0;text-align:left;margin-left:-28.95pt;margin-top:16.45pt;width:105.45pt;height:19.2pt;z-index:2516838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4F4FCB" w:rsidRDefault="004F4FCB" w:rsidP="00BE4C6E">
                    <w:pPr>
                      <w:jc w:val="center"/>
                    </w:pPr>
                    <w:r>
                      <w:t>Beheerdersinformatie</w:t>
                    </w:r>
                  </w:p>
                </w:txbxContent>
              </v:textbox>
              <w10:wrap type="square"/>
            </v:shape>
          </w:pict>
        </w:r>
      </w:ins>
    </w:p>
    <w:p w:rsidR="00BE4C6E" w:rsidRDefault="00BE4C6E" w:rsidP="00BE4C6E">
      <w:pPr>
        <w:rPr>
          <w:ins w:id="1215" w:author="Paul Janssen" w:date="2017-01-27T17:25:00Z"/>
        </w:rPr>
      </w:pPr>
    </w:p>
    <w:p w:rsidR="00BE4C6E" w:rsidRDefault="00BE4C6E" w:rsidP="00BE4C6E">
      <w:pPr>
        <w:rPr>
          <w:ins w:id="1216" w:author="Paul Janssen" w:date="2017-01-27T17:25:00Z"/>
        </w:rPr>
      </w:pPr>
    </w:p>
    <w:p w:rsidR="00BE4C6E" w:rsidRDefault="00BE4C6E" w:rsidP="00BE4C6E">
      <w:pPr>
        <w:rPr>
          <w:ins w:id="1217" w:author="Paul Janssen" w:date="2017-01-27T17:25:00Z"/>
        </w:rPr>
      </w:pPr>
    </w:p>
    <w:p w:rsidR="00BE4C6E" w:rsidRDefault="00BE4C6E" w:rsidP="00BE4C6E">
      <w:pPr>
        <w:rPr>
          <w:ins w:id="1218" w:author="Paul Janssen" w:date="2017-01-27T17:25:00Z"/>
        </w:rPr>
      </w:pPr>
    </w:p>
    <w:p w:rsidR="00BE4C6E" w:rsidRDefault="00BE4C6E" w:rsidP="00BE4C6E">
      <w:pPr>
        <w:rPr>
          <w:ins w:id="1219" w:author="Paul Janssen" w:date="2017-01-27T17:25:00Z"/>
        </w:rPr>
      </w:pPr>
    </w:p>
    <w:p w:rsidR="00BE4C6E" w:rsidRDefault="00BE4C6E" w:rsidP="00BE4C6E">
      <w:pPr>
        <w:rPr>
          <w:ins w:id="1220" w:author="Paul Janssen" w:date="2017-01-27T17:25:00Z"/>
        </w:rPr>
      </w:pPr>
    </w:p>
    <w:p w:rsidR="00BE4C6E" w:rsidRDefault="00BE4C6E" w:rsidP="00BE4C6E">
      <w:pPr>
        <w:rPr>
          <w:ins w:id="1221" w:author="Paul Janssen" w:date="2017-01-27T17:25:00Z"/>
        </w:rPr>
      </w:pPr>
    </w:p>
    <w:p w:rsidR="00BE4C6E" w:rsidRDefault="00BE4C6E" w:rsidP="00BE4C6E">
      <w:pPr>
        <w:rPr>
          <w:ins w:id="1222" w:author="Paul Janssen" w:date="2017-01-27T17:25:00Z"/>
        </w:rPr>
      </w:pPr>
    </w:p>
    <w:p w:rsidR="00BE4C6E" w:rsidRDefault="00BE4C6E" w:rsidP="00BE4C6E">
      <w:pPr>
        <w:rPr>
          <w:ins w:id="1223" w:author="Paul Janssen" w:date="2017-01-27T17:25:00Z"/>
        </w:rPr>
      </w:pPr>
    </w:p>
    <w:p w:rsidR="00BE4C6E" w:rsidRDefault="00BE4C6E" w:rsidP="00BE4C6E">
      <w:pPr>
        <w:rPr>
          <w:ins w:id="1224" w:author="Paul Janssen" w:date="2017-01-27T17:25:00Z"/>
        </w:rPr>
      </w:pPr>
    </w:p>
    <w:p w:rsidR="00BE4C6E" w:rsidRDefault="00BE4C6E" w:rsidP="00BE4C6E">
      <w:pPr>
        <w:rPr>
          <w:ins w:id="1225" w:author="Paul Janssen" w:date="2017-01-27T17:25:00Z"/>
        </w:rPr>
      </w:pPr>
    </w:p>
    <w:p w:rsidR="00BE4C6E" w:rsidRDefault="00BE4C6E" w:rsidP="00BE4C6E">
      <w:pPr>
        <w:rPr>
          <w:ins w:id="1226" w:author="Paul Janssen" w:date="2017-01-27T17:25:00Z"/>
        </w:rPr>
      </w:pPr>
    </w:p>
    <w:p w:rsidR="00BE4C6E" w:rsidRDefault="00BE4C6E" w:rsidP="00BE4C6E">
      <w:pPr>
        <w:rPr>
          <w:ins w:id="1227" w:author="Paul Janssen" w:date="2017-01-27T17:25:00Z"/>
        </w:rPr>
      </w:pPr>
      <w:ins w:id="1228" w:author="Paul Janssen" w:date="2017-01-27T17:25:00Z">
        <w:r>
          <w:t>WION Uitlevering: Het totaal aan informatie dat kan worden geleverd bij een WION informatieaanvraag.</w:t>
        </w:r>
      </w:ins>
    </w:p>
    <w:p w:rsidR="00BE4C6E" w:rsidRDefault="00BE4C6E" w:rsidP="00BE4C6E">
      <w:pPr>
        <w:rPr>
          <w:ins w:id="1229" w:author="Paul Janssen" w:date="2017-01-27T17:25:00Z"/>
        </w:rPr>
      </w:pPr>
      <w:ins w:id="1230" w:author="Paul Janssen" w:date="2017-01-27T17:25:00Z">
        <w:r>
          <w:t xml:space="preserve">Leveringsinformatie: Administratieve gegevens van de uitlevering inclusief de </w:t>
        </w:r>
      </w:ins>
      <w:ins w:id="1231" w:author="Paul Janssen" w:date="2017-03-03T14:56:00Z">
        <w:r w:rsidR="00AF76AD">
          <w:t xml:space="preserve">aanvraaggegevens met </w:t>
        </w:r>
      </w:ins>
      <w:ins w:id="1232" w:author="Paul Janssen" w:date="2017-01-27T17:25:00Z">
        <w:r>
          <w:t>graaf-, informatie- en oriëntatiepolygoon.</w:t>
        </w:r>
      </w:ins>
    </w:p>
    <w:p w:rsidR="00BE4C6E" w:rsidRDefault="00BE4C6E" w:rsidP="00BE4C6E">
      <w:pPr>
        <w:rPr>
          <w:ins w:id="1233" w:author="Paul Janssen" w:date="2017-01-27T17:25:00Z"/>
        </w:rPr>
      </w:pPr>
      <w:ins w:id="1234" w:author="Paul Janssen" w:date="2017-01-27T17:25:00Z">
        <w:r>
          <w:t xml:space="preserve">Beheerdersinformatie: De belanghebbende beheerder, bijlagen inclusief </w:t>
        </w:r>
        <w:proofErr w:type="spellStart"/>
        <w:r>
          <w:t>ev</w:t>
        </w:r>
        <w:proofErr w:type="spellEnd"/>
        <w:r>
          <w:t xml:space="preserve"> brief en contactgegevens.</w:t>
        </w:r>
      </w:ins>
    </w:p>
    <w:p w:rsidR="00BE4C6E" w:rsidRDefault="00BE4C6E" w:rsidP="00BE4C6E">
      <w:pPr>
        <w:rPr>
          <w:ins w:id="1235" w:author="Paul Janssen" w:date="2017-01-27T17:25:00Z"/>
        </w:rPr>
      </w:pPr>
      <w:ins w:id="1236" w:author="Paul Janssen" w:date="2017-01-27T17:25:00Z">
        <w:r>
          <w:t>Netinformatie: Informatie over het utiliteitsnet, onderdelen, details en extra aanduidingen.</w:t>
        </w:r>
      </w:ins>
    </w:p>
    <w:p w:rsidR="00BE4C6E" w:rsidRDefault="00BE4C6E" w:rsidP="00BE4C6E">
      <w:pPr>
        <w:rPr>
          <w:ins w:id="1237" w:author="Paul Janssen" w:date="2017-01-27T17:25:00Z"/>
        </w:rPr>
      </w:pPr>
    </w:p>
    <w:p w:rsidR="00BE4C6E" w:rsidRDefault="00BE4C6E" w:rsidP="00BE4C6E">
      <w:pPr>
        <w:rPr>
          <w:ins w:id="1238" w:author="Paul Janssen" w:date="2017-01-27T17:25:00Z"/>
        </w:rPr>
      </w:pPr>
      <w:ins w:id="1239" w:author="Paul Janssen" w:date="2017-01-27T17:25:00Z">
        <w:r>
          <w:t>Om de informatie uit het middelst</w:t>
        </w:r>
      </w:ins>
      <w:ins w:id="1240" w:author="Paul Janssen" w:date="2017-01-29T17:07:00Z">
        <w:r w:rsidR="004475AB">
          <w:t>e</w:t>
        </w:r>
      </w:ins>
      <w:ins w:id="1241" w:author="Paul Janssen" w:date="2017-01-27T17:25:00Z">
        <w:r>
          <w:t xml:space="preserve"> blok te genereren is er een Belangenregistratie nodig. Hierin zijn de belangen van de netbeheerders geregistreerd en is per netbeheerder per thema </w:t>
        </w:r>
      </w:ins>
      <w:ins w:id="1242" w:author="Paul Janssen" w:date="2017-02-15T16:23:00Z">
        <w:r w:rsidR="0070101B">
          <w:t>de beheerpolygoon</w:t>
        </w:r>
      </w:ins>
      <w:ins w:id="1243" w:author="Paul Janssen" w:date="2017-01-27T17:25:00Z">
        <w:r>
          <w:t xml:space="preserve"> inclusief contactinformatie opgenomen.</w:t>
        </w:r>
      </w:ins>
    </w:p>
    <w:p w:rsidR="00BE4C6E" w:rsidRDefault="00BE4C6E" w:rsidP="00BE4C6E">
      <w:pPr>
        <w:rPr>
          <w:ins w:id="1244" w:author="Paul Janssen" w:date="2017-01-27T17:25:00Z"/>
        </w:rPr>
      </w:pPr>
    </w:p>
    <w:p w:rsidR="00BE4C6E" w:rsidRDefault="00BE4C6E" w:rsidP="00BE4C6E">
      <w:pPr>
        <w:rPr>
          <w:ins w:id="1245" w:author="Paul Janssen" w:date="2017-01-27T17:25:00Z"/>
        </w:rPr>
      </w:pPr>
      <w:ins w:id="1246" w:author="Paul Janssen" w:date="2017-01-27T17:25:00Z">
        <w:r>
          <w:t>Deze blokken zijn nader ingevuld in het UML diagram op de volgende pagina.</w:t>
        </w:r>
      </w:ins>
    </w:p>
    <w:p w:rsidR="00BE4C6E" w:rsidRDefault="00BE4C6E" w:rsidP="00BE4C6E">
      <w:pPr>
        <w:jc w:val="left"/>
        <w:rPr>
          <w:ins w:id="1247" w:author="Paul Janssen" w:date="2017-01-27T17:25:00Z"/>
        </w:rPr>
        <w:sectPr w:rsidR="00BE4C6E" w:rsidSect="00672722">
          <w:pgSz w:w="11906" w:h="16838" w:code="9"/>
          <w:pgMar w:top="2552" w:right="1622" w:bottom="1531" w:left="1622" w:header="0" w:footer="57" w:gutter="0"/>
          <w:cols w:space="708"/>
          <w:docGrid w:linePitch="360"/>
        </w:sectPr>
      </w:pPr>
    </w:p>
    <w:p w:rsidR="00BE4C6E" w:rsidRDefault="00944C3E" w:rsidP="00BE4C6E">
      <w:pPr>
        <w:rPr>
          <w:ins w:id="1248" w:author="Paul Janssen" w:date="2017-01-27T17:25:00Z"/>
        </w:rPr>
      </w:pPr>
      <w:ins w:id="1249" w:author="Paul Janssen" w:date="2017-01-29T15:36:00Z">
        <w:r>
          <w:rPr>
            <w:noProof/>
          </w:rPr>
          <w:lastRenderedPageBreak/>
          <w:drawing>
            <wp:anchor distT="0" distB="0" distL="114300" distR="114300" simplePos="0" relativeHeight="251653120" behindDoc="0" locked="0" layoutInCell="1" allowOverlap="1">
              <wp:simplePos x="0" y="0"/>
              <wp:positionH relativeFrom="column">
                <wp:posOffset>797906</wp:posOffset>
              </wp:positionH>
              <wp:positionV relativeFrom="paragraph">
                <wp:posOffset>-20955</wp:posOffset>
              </wp:positionV>
              <wp:extent cx="11086465" cy="8892540"/>
              <wp:effectExtent l="0" t="0" r="0" b="0"/>
              <wp:wrapTopAndBottom/>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a. IMKL2015 Levering Gebiedsinformatie.w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086465" cy="8892540"/>
                      </a:xfrm>
                      <a:prstGeom prst="rect">
                        <a:avLst/>
                      </a:prstGeom>
                    </pic:spPr>
                  </pic:pic>
                </a:graphicData>
              </a:graphic>
              <wp14:sizeRelH relativeFrom="page">
                <wp14:pctWidth>0</wp14:pctWidth>
              </wp14:sizeRelH>
              <wp14:sizeRelV relativeFrom="page">
                <wp14:pctHeight>0</wp14:pctHeight>
              </wp14:sizeRelV>
            </wp:anchor>
          </w:drawing>
        </w:r>
      </w:ins>
    </w:p>
    <w:p w:rsidR="00BE4C6E" w:rsidRDefault="00BE4C6E" w:rsidP="00BE4C6E">
      <w:pPr>
        <w:rPr>
          <w:ins w:id="1250" w:author="Paul Janssen" w:date="2017-01-27T17:25:00Z"/>
        </w:rPr>
        <w:sectPr w:rsidR="00BE4C6E" w:rsidSect="009F4A0E">
          <w:pgSz w:w="23811" w:h="16838" w:orient="landscape" w:code="8"/>
          <w:pgMar w:top="1417" w:right="1417" w:bottom="1417" w:left="1417" w:header="0" w:footer="57" w:gutter="0"/>
          <w:cols w:space="708"/>
          <w:docGrid w:linePitch="360"/>
        </w:sectPr>
      </w:pPr>
    </w:p>
    <w:p w:rsidR="00BE4C6E" w:rsidRDefault="00BE4C6E" w:rsidP="00BE4C6E">
      <w:pPr>
        <w:rPr>
          <w:ins w:id="1251" w:author="Paul Janssen" w:date="2017-01-27T17:25:00Z"/>
        </w:rPr>
      </w:pPr>
    </w:p>
    <w:p w:rsidR="00BE4C6E" w:rsidRDefault="00BE4C6E" w:rsidP="00BE4C6E">
      <w:pPr>
        <w:rPr>
          <w:ins w:id="1252" w:author="Paul Janssen" w:date="2017-01-27T17:25:00Z"/>
        </w:rPr>
      </w:pPr>
    </w:p>
    <w:p w:rsidR="00BE4C6E" w:rsidRDefault="00BE4C6E" w:rsidP="00BE4C6E">
      <w:pPr>
        <w:rPr>
          <w:ins w:id="1253" w:author="Paul Janssen" w:date="2017-01-27T17:25:00Z"/>
        </w:rPr>
      </w:pPr>
    </w:p>
    <w:p w:rsidR="00BE4C6E" w:rsidRDefault="00BE4C6E" w:rsidP="00BE4C6E">
      <w:pPr>
        <w:rPr>
          <w:ins w:id="1254" w:author="Paul Janssen" w:date="2017-01-29T15:20:00Z"/>
        </w:rPr>
      </w:pPr>
      <w:ins w:id="1255" w:author="Paul Janssen" w:date="2017-01-27T17:25:00Z">
        <w:r>
          <w:t>Toelichting bij het diagram.</w:t>
        </w:r>
      </w:ins>
    </w:p>
    <w:p w:rsidR="00CD2474" w:rsidRDefault="00CD2474" w:rsidP="00BE4C6E">
      <w:pPr>
        <w:rPr>
          <w:ins w:id="1256" w:author="Paul Janssen" w:date="2017-01-29T15:20:00Z"/>
        </w:rPr>
      </w:pPr>
    </w:p>
    <w:p w:rsidR="00CD2474" w:rsidRDefault="00CD2474" w:rsidP="00BE4C6E">
      <w:pPr>
        <w:rPr>
          <w:ins w:id="1257" w:author="Paul Janssen" w:date="2017-01-29T15:20:00Z"/>
        </w:rPr>
      </w:pPr>
      <w:ins w:id="1258" w:author="Paul Janssen" w:date="2017-01-29T15:20:00Z">
        <w:r>
          <w:t>Met verschillende kleur omlijningen is aangegeven hoe het objecttype zich verhoudt tot verschi</w:t>
        </w:r>
      </w:ins>
      <w:ins w:id="1259" w:author="Paul Janssen" w:date="2017-01-29T15:21:00Z">
        <w:r>
          <w:t xml:space="preserve">l in aanlevering aan de centrale voorziening door centraal of decentraal aangesloten netbeheerder of </w:t>
        </w:r>
      </w:ins>
      <w:ins w:id="1260" w:author="Paul Janssen" w:date="2017-01-29T15:23:00Z">
        <w:r>
          <w:t xml:space="preserve">in de aan- of </w:t>
        </w:r>
      </w:ins>
      <w:ins w:id="1261" w:author="Paul Janssen" w:date="2017-01-29T15:21:00Z">
        <w:r>
          <w:t>uitlevering</w:t>
        </w:r>
      </w:ins>
    </w:p>
    <w:p w:rsidR="00CD2474" w:rsidRDefault="00CD2474" w:rsidP="00CD2474">
      <w:pPr>
        <w:pStyle w:val="Lijstalinea"/>
        <w:numPr>
          <w:ilvl w:val="0"/>
          <w:numId w:val="31"/>
        </w:numPr>
        <w:spacing w:line="240" w:lineRule="atLeast"/>
        <w:jc w:val="left"/>
        <w:rPr>
          <w:ins w:id="1262" w:author="Paul Janssen" w:date="2017-01-29T15:20:00Z"/>
          <w:bCs/>
        </w:rPr>
      </w:pPr>
      <w:ins w:id="1263" w:author="Paul Janssen" w:date="2017-01-29T15:20:00Z">
        <w:r>
          <w:rPr>
            <w:bCs/>
          </w:rPr>
          <w:t>Rood omlijnd: gegevens die door de centrale voorziening worden gegenereerd. Komen alleen voor in uitlevering.</w:t>
        </w:r>
      </w:ins>
    </w:p>
    <w:p w:rsidR="00CD2474" w:rsidRPr="006E30A4" w:rsidRDefault="00CD2474" w:rsidP="00CD2474">
      <w:pPr>
        <w:pStyle w:val="Lijstalinea"/>
        <w:numPr>
          <w:ilvl w:val="0"/>
          <w:numId w:val="31"/>
        </w:numPr>
        <w:spacing w:line="240" w:lineRule="atLeast"/>
        <w:jc w:val="left"/>
        <w:rPr>
          <w:ins w:id="1264" w:author="Paul Janssen" w:date="2017-01-29T15:20:00Z"/>
          <w:bCs/>
        </w:rPr>
      </w:pPr>
      <w:ins w:id="1265" w:author="Paul Janssen" w:date="2017-01-29T15:20:00Z">
        <w:r>
          <w:rPr>
            <w:bCs/>
          </w:rPr>
          <w:t>Groen omlijnd: gegevens die voor de centraal aangesloten netbeheerder door de voorziening wordt gegenereerd. Decentraal aangesloten netbeheerders moeten deze gegevens per melding aan de centrale voorziening leveren.</w:t>
        </w:r>
      </w:ins>
    </w:p>
    <w:p w:rsidR="00CD2474" w:rsidRPr="006E30A4" w:rsidRDefault="00CD2474" w:rsidP="00CD2474">
      <w:pPr>
        <w:pStyle w:val="Lijstalinea"/>
        <w:numPr>
          <w:ilvl w:val="0"/>
          <w:numId w:val="31"/>
        </w:numPr>
        <w:spacing w:line="240" w:lineRule="atLeast"/>
        <w:jc w:val="left"/>
        <w:rPr>
          <w:ins w:id="1266" w:author="Paul Janssen" w:date="2017-01-29T15:20:00Z"/>
          <w:bCs/>
        </w:rPr>
      </w:pPr>
      <w:ins w:id="1267" w:author="Paul Janssen" w:date="2017-01-29T15:20:00Z">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ins>
    </w:p>
    <w:p w:rsidR="00CD2474" w:rsidRDefault="00CD2474" w:rsidP="00BE4C6E">
      <w:pPr>
        <w:rPr>
          <w:ins w:id="1268" w:author="Paul Janssen" w:date="2017-01-27T17:25:00Z"/>
        </w:rPr>
      </w:pPr>
    </w:p>
    <w:p w:rsidR="00BE4C6E" w:rsidRDefault="00BE4C6E" w:rsidP="00BE4C6E">
      <w:pPr>
        <w:rPr>
          <w:ins w:id="1269" w:author="Paul Janssen" w:date="2017-01-27T17:25:00Z"/>
        </w:rPr>
      </w:pPr>
      <w:ins w:id="1270" w:author="Paul Janssen" w:date="2017-01-27T17:25:00Z">
        <w:r>
          <w:t xml:space="preserve">Het object Gebiedsinformatielevering </w:t>
        </w:r>
      </w:ins>
      <w:ins w:id="1271" w:author="Paul Janssen" w:date="2017-03-03T14:58:00Z">
        <w:r w:rsidR="00ED7B91">
          <w:t>verwijst</w:t>
        </w:r>
      </w:ins>
      <w:ins w:id="1272" w:author="Paul Janssen" w:date="2017-01-27T17:25:00Z">
        <w:r>
          <w:t xml:space="preserve"> </w:t>
        </w:r>
      </w:ins>
      <w:ins w:id="1273" w:author="Paul Janssen" w:date="2017-03-03T14:59:00Z">
        <w:r w:rsidR="00ED7B91">
          <w:t xml:space="preserve">naar </w:t>
        </w:r>
      </w:ins>
      <w:ins w:id="1274" w:author="Paul Janssen" w:date="2017-01-27T17:25:00Z">
        <w:r>
          <w:t>de gegevens va</w:t>
        </w:r>
        <w:r w:rsidR="00ED7B91">
          <w:t xml:space="preserve">n de </w:t>
        </w:r>
        <w:proofErr w:type="spellStart"/>
        <w:r w:rsidR="00ED7B91">
          <w:t>GebiedsinformatieA</w:t>
        </w:r>
        <w:r w:rsidR="00AF76AD">
          <w:t>anvraag</w:t>
        </w:r>
        <w:proofErr w:type="spellEnd"/>
        <w:r w:rsidR="00AF76AD">
          <w:t xml:space="preserve"> </w:t>
        </w:r>
      </w:ins>
      <w:ins w:id="1275" w:author="Paul Janssen" w:date="2017-03-03T14:59:00Z">
        <w:r w:rsidR="00ED7B91">
          <w:t xml:space="preserve">die de </w:t>
        </w:r>
      </w:ins>
      <w:ins w:id="1276" w:author="Paul Janssen" w:date="2017-03-03T15:00:00Z">
        <w:r w:rsidR="00ED7B91">
          <w:t xml:space="preserve">aanvraaggegevens bevat </w:t>
        </w:r>
      </w:ins>
      <w:ins w:id="1277" w:author="Paul Janssen" w:date="2017-03-03T15:01:00Z">
        <w:r w:rsidR="00ED7B91">
          <w:t>en</w:t>
        </w:r>
      </w:ins>
      <w:ins w:id="1278" w:author="Paul Janssen" w:date="2017-03-03T14:59:00Z">
        <w:r w:rsidR="00ED7B91">
          <w:t xml:space="preserve"> </w:t>
        </w:r>
      </w:ins>
      <w:ins w:id="1279" w:author="Paul Janssen" w:date="2017-01-27T17:25:00Z">
        <w:r>
          <w:t>een graaf- en/of een oriëntatiepolygoon. Er wordt verplicht een verwijzing naar de BGT als achtergrondkaart opgenomen.</w:t>
        </w:r>
      </w:ins>
    </w:p>
    <w:p w:rsidR="00BE4C6E" w:rsidRDefault="00BE4C6E" w:rsidP="00BE4C6E">
      <w:pPr>
        <w:rPr>
          <w:ins w:id="1280" w:author="Paul Janssen" w:date="2017-01-27T17:25:00Z"/>
        </w:rPr>
      </w:pPr>
    </w:p>
    <w:p w:rsidR="00BE4C6E" w:rsidRDefault="00BE4C6E" w:rsidP="00BE4C6E">
      <w:pPr>
        <w:rPr>
          <w:ins w:id="1281" w:author="Paul Janssen" w:date="2017-01-27T17:25:00Z"/>
        </w:rPr>
      </w:pPr>
      <w:ins w:id="1282" w:author="Paul Janssen" w:date="2017-01-27T17:25:00Z">
        <w:r>
          <w:t>De Gebiedsinformatielevering verwijst naar een object Belanghebbende waarin de beheerdersinformatie is opgenomen.</w:t>
        </w:r>
      </w:ins>
    </w:p>
    <w:p w:rsidR="00BE4C6E" w:rsidRDefault="00BE4C6E" w:rsidP="00BE4C6E">
      <w:pPr>
        <w:rPr>
          <w:ins w:id="1283" w:author="Paul Janssen" w:date="2017-01-27T17:25:00Z"/>
        </w:rPr>
      </w:pPr>
    </w:p>
    <w:p w:rsidR="00BE4C6E" w:rsidRDefault="00BE4C6E" w:rsidP="00BE4C6E">
      <w:pPr>
        <w:autoSpaceDE w:val="0"/>
        <w:autoSpaceDN w:val="0"/>
        <w:adjustRightInd w:val="0"/>
        <w:spacing w:after="1"/>
        <w:rPr>
          <w:ins w:id="1284" w:author="Paul Janssen" w:date="2017-01-27T17:25:00Z"/>
        </w:rPr>
      </w:pPr>
      <w:ins w:id="1285" w:author="Paul Janssen" w:date="2017-01-27T17:25:00Z">
        <w:r w:rsidRPr="00836F0B">
          <w:t xml:space="preserve">Een belanghebbende beheerder is een beheerder met een beheerpolygoon dat geheel of gedeeltelijk ligt in de aangevraagde polygoon. Bij een belanghebbende beheerder heeft zijn beheergebied een overlap met het aangevraagde gebied. Een beheergebied hoort altijd groter te zijn dan het gebied waar de netbeheerder informatie over kabels en leidingen wil leveren. Daarom hoeft een belanghebbende beheerder niet altijd een betrokken beheerder te zijn. </w:t>
        </w:r>
        <w:r w:rsidRPr="00D867CA">
          <w:rPr>
            <w:highlight w:val="green"/>
            <w:rPrChange w:id="1286" w:author="Paul Janssen" w:date="2017-02-13T13:36:00Z">
              <w:rPr/>
            </w:rPrChange>
          </w:rPr>
          <w:t>Ook een beheerder veiligheidsgebied heeft een beheerpolygoon en kan een belanghebbende beheerder zijn.</w:t>
        </w:r>
      </w:ins>
      <w:ins w:id="1287" w:author="Paul Janssen" w:date="2017-02-15T17:18:00Z">
        <w:r w:rsidR="00CA6414">
          <w:t xml:space="preserve"> Deze zal echter geen beheerdersinformatie aanleveren en wordt niet opgenomen in de levering van gebiedsinformatie.</w:t>
        </w:r>
      </w:ins>
    </w:p>
    <w:p w:rsidR="00BE4C6E" w:rsidRDefault="00BE4C6E" w:rsidP="00BE4C6E">
      <w:pPr>
        <w:rPr>
          <w:ins w:id="1288" w:author="Paul Janssen" w:date="2017-01-27T17:25:00Z"/>
        </w:rPr>
      </w:pPr>
    </w:p>
    <w:p w:rsidR="00BE4C6E" w:rsidRDefault="00BE4C6E" w:rsidP="00BE4C6E">
      <w:pPr>
        <w:rPr>
          <w:ins w:id="1289" w:author="Paul Janssen" w:date="2017-01-27T17:25:00Z"/>
        </w:rPr>
      </w:pPr>
      <w:ins w:id="1290" w:author="Paul Janssen" w:date="2017-01-27T17:25:00Z">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ins>
    </w:p>
    <w:p w:rsidR="00BE4C6E" w:rsidRDefault="00BE4C6E" w:rsidP="00BE4C6E">
      <w:pPr>
        <w:rPr>
          <w:ins w:id="1291" w:author="Paul Janssen" w:date="2017-01-27T17:25:00Z"/>
        </w:rPr>
      </w:pPr>
      <w:ins w:id="1292" w:author="Paul Janssen" w:date="2017-01-27T17:25:00Z">
        <w:r>
          <w:t>Indien de belanghebbende wel betrokken is dan is er wel een relatie naar 1 of meerdere utiliteitsnetten.</w:t>
        </w:r>
      </w:ins>
    </w:p>
    <w:p w:rsidR="00BE4C6E" w:rsidRDefault="00BE4C6E" w:rsidP="00BE4C6E">
      <w:pPr>
        <w:rPr>
          <w:ins w:id="1293" w:author="Paul Janssen" w:date="2017-01-27T17:25:00Z"/>
        </w:rPr>
      </w:pPr>
    </w:p>
    <w:p w:rsidR="00BE4C6E" w:rsidRDefault="00BE4C6E" w:rsidP="00BE4C6E">
      <w:pPr>
        <w:rPr>
          <w:ins w:id="1294" w:author="Paul Janssen" w:date="2017-01-27T17:25:00Z"/>
        </w:rPr>
      </w:pPr>
      <w:ins w:id="1295" w:author="Paul Janssen" w:date="2017-01-27T17:25:00Z">
        <w:r>
          <w:t>Het object Utiliteitsnet vormt de verbinding naar de locatie en typegegevens van het utiliteitsnet met de netwerkelementen en gerelateerde informatie.</w:t>
        </w:r>
      </w:ins>
    </w:p>
    <w:p w:rsidR="00BE4C6E" w:rsidRDefault="00BE4C6E" w:rsidP="00BE4C6E">
      <w:pPr>
        <w:rPr>
          <w:ins w:id="1296" w:author="Paul Janssen" w:date="2017-01-27T17:25:00Z"/>
        </w:rPr>
      </w:pPr>
    </w:p>
    <w:p w:rsidR="00BE4C6E" w:rsidRDefault="0064486E" w:rsidP="00BE4C6E">
      <w:pPr>
        <w:rPr>
          <w:ins w:id="1297" w:author="Paul Janssen" w:date="2017-01-29T15:36:00Z"/>
        </w:rPr>
      </w:pPr>
      <w:ins w:id="1298" w:author="Paul Janssen" w:date="2017-01-29T17:13:00Z">
        <w:r>
          <w:t xml:space="preserve">De Belangenregistratie is een aparte registratie doe door de centrale voorziening is ingericht en wordt onderhouden. </w:t>
        </w:r>
      </w:ins>
      <w:ins w:id="1299" w:author="Paul Janssen" w:date="2017-01-27T17:25:00Z">
        <w:r w:rsidR="00BE4C6E">
          <w:t>De belangenregistratie is opgenomen om het geraakte belang te bepalen per belanghebbende en de contactgegevens die bij specifieke situaties van belang zijn.</w:t>
        </w:r>
      </w:ins>
      <w:ins w:id="1300" w:author="Paul Janssen" w:date="2017-03-03T15:03:00Z">
        <w:r w:rsidR="00ED7B91">
          <w:t xml:space="preserve"> Deze worden bij een geraakt belang </w:t>
        </w:r>
      </w:ins>
      <w:ins w:id="1301" w:author="Paul Janssen" w:date="2017-03-03T15:04:00Z">
        <w:r w:rsidR="00ED7B91">
          <w:t>uitgewisseld</w:t>
        </w:r>
      </w:ins>
      <w:ins w:id="1302" w:author="Paul Janssen" w:date="2017-03-03T15:03:00Z">
        <w:r w:rsidR="00ED7B91">
          <w:t xml:space="preserve"> in de </w:t>
        </w:r>
        <w:proofErr w:type="spellStart"/>
        <w:r w:rsidR="00ED7B91">
          <w:t>GebiedsinformatieLevering</w:t>
        </w:r>
        <w:proofErr w:type="spellEnd"/>
        <w:r w:rsidR="00ED7B91">
          <w:t>.</w:t>
        </w:r>
      </w:ins>
    </w:p>
    <w:p w:rsidR="00944C3E" w:rsidRDefault="00944C3E" w:rsidP="00BE4C6E">
      <w:pPr>
        <w:rPr>
          <w:ins w:id="1303" w:author="Paul Janssen" w:date="2017-01-27T17:25:00Z"/>
        </w:rPr>
      </w:pPr>
    </w:p>
    <w:p w:rsidR="00BE4C6E" w:rsidRDefault="00BE4C6E" w:rsidP="00BE4C6E">
      <w:pPr>
        <w:rPr>
          <w:ins w:id="1304" w:author="Paul Janssen" w:date="2017-01-29T15:38:00Z"/>
        </w:rPr>
      </w:pPr>
    </w:p>
    <w:p w:rsidR="00944C3E" w:rsidRDefault="00944C3E" w:rsidP="00BE4C6E">
      <w:pPr>
        <w:rPr>
          <w:ins w:id="1305" w:author="Paul Janssen" w:date="2017-01-29T15:38:00Z"/>
        </w:rPr>
      </w:pPr>
    </w:p>
    <w:p w:rsidR="00944C3E" w:rsidRDefault="00944C3E" w:rsidP="00BE4C6E">
      <w:pPr>
        <w:rPr>
          <w:ins w:id="1306" w:author="Paul Janssen" w:date="2017-01-29T15:38:00Z"/>
        </w:rPr>
      </w:pPr>
    </w:p>
    <w:p w:rsidR="00944C3E" w:rsidRDefault="00944C3E" w:rsidP="00BE4C6E">
      <w:pPr>
        <w:rPr>
          <w:ins w:id="1307" w:author="Paul Janssen" w:date="2017-01-29T15:38:00Z"/>
        </w:rPr>
      </w:pPr>
    </w:p>
    <w:p w:rsidR="00944C3E" w:rsidRDefault="00944C3E" w:rsidP="00BE4C6E">
      <w:pPr>
        <w:rPr>
          <w:ins w:id="1308" w:author="Paul Janssen" w:date="2017-01-29T15:38:00Z"/>
        </w:rPr>
      </w:pPr>
    </w:p>
    <w:p w:rsidR="00944C3E" w:rsidRDefault="00944C3E" w:rsidP="00BE4C6E">
      <w:pPr>
        <w:rPr>
          <w:ins w:id="1309" w:author="Paul Janssen" w:date="2017-01-29T15:38:00Z"/>
        </w:rPr>
      </w:pPr>
    </w:p>
    <w:p w:rsidR="00944C3E" w:rsidRDefault="00944C3E" w:rsidP="00BE4C6E">
      <w:pPr>
        <w:rPr>
          <w:ins w:id="1310" w:author="Paul Janssen" w:date="2017-01-29T15:38:00Z"/>
        </w:rPr>
      </w:pPr>
    </w:p>
    <w:p w:rsidR="00944C3E" w:rsidRDefault="00944C3E" w:rsidP="00BE4C6E">
      <w:pPr>
        <w:rPr>
          <w:ins w:id="1311" w:author="Paul Janssen" w:date="2017-01-29T15:38:00Z"/>
        </w:rPr>
      </w:pPr>
    </w:p>
    <w:p w:rsidR="00944C3E" w:rsidRDefault="00944C3E" w:rsidP="00BE4C6E">
      <w:pPr>
        <w:rPr>
          <w:ins w:id="1312" w:author="Paul Janssen" w:date="2017-01-29T15:38:00Z"/>
        </w:rPr>
      </w:pPr>
    </w:p>
    <w:p w:rsidR="00944C3E" w:rsidRDefault="00944C3E" w:rsidP="00BE4C6E">
      <w:pPr>
        <w:rPr>
          <w:ins w:id="1313" w:author="Paul Janssen" w:date="2017-01-29T15:38:00Z"/>
        </w:rPr>
      </w:pPr>
    </w:p>
    <w:p w:rsidR="00944C3E" w:rsidRDefault="00944C3E" w:rsidP="00BE4C6E">
      <w:pPr>
        <w:rPr>
          <w:ins w:id="1314" w:author="Paul Janssen" w:date="2017-01-29T15:38:00Z"/>
        </w:rPr>
      </w:pPr>
    </w:p>
    <w:p w:rsidR="00944C3E" w:rsidRDefault="00944C3E" w:rsidP="00BE4C6E">
      <w:pPr>
        <w:rPr>
          <w:ins w:id="1315" w:author="Paul Janssen" w:date="2017-01-29T15:38:00Z"/>
        </w:rPr>
      </w:pPr>
    </w:p>
    <w:p w:rsidR="00944C3E" w:rsidRDefault="00944C3E" w:rsidP="00BE4C6E">
      <w:pPr>
        <w:rPr>
          <w:ins w:id="1316" w:author="Paul Janssen" w:date="2017-01-29T15:38:00Z"/>
        </w:rPr>
      </w:pPr>
    </w:p>
    <w:p w:rsidR="00944C3E" w:rsidRDefault="00944C3E" w:rsidP="00BE4C6E">
      <w:pPr>
        <w:rPr>
          <w:ins w:id="1317" w:author="Paul Janssen" w:date="2017-01-29T15:38:00Z"/>
        </w:rPr>
      </w:pPr>
    </w:p>
    <w:p w:rsidR="00944C3E" w:rsidRDefault="00944C3E" w:rsidP="00BE4C6E">
      <w:pPr>
        <w:rPr>
          <w:ins w:id="1318" w:author="Paul Janssen" w:date="2017-01-27T17:25:00Z"/>
        </w:rPr>
      </w:pPr>
    </w:p>
    <w:p w:rsidR="00BE4C6E" w:rsidRDefault="00944C3E">
      <w:pPr>
        <w:jc w:val="left"/>
        <w:rPr>
          <w:ins w:id="1319" w:author="Paul Janssen" w:date="2017-01-29T17:10:00Z"/>
        </w:rPr>
        <w:pPrChange w:id="1320" w:author="Paul Janssen" w:date="2017-03-03T15:12:00Z">
          <w:pPr/>
        </w:pPrChange>
      </w:pPr>
      <w:ins w:id="1321" w:author="Paul Janssen" w:date="2017-01-29T15:37:00Z">
        <w:r>
          <w:rPr>
            <w:noProof/>
          </w:rPr>
          <w:drawing>
            <wp:anchor distT="0" distB="0" distL="114300" distR="114300" simplePos="0" relativeHeight="251663360" behindDoc="0" locked="0" layoutInCell="1" allowOverlap="1">
              <wp:simplePos x="0" y="0"/>
              <wp:positionH relativeFrom="column">
                <wp:posOffset>-15897</wp:posOffset>
              </wp:positionH>
              <wp:positionV relativeFrom="paragraph">
                <wp:posOffset>-1905</wp:posOffset>
              </wp:positionV>
              <wp:extent cx="5760720" cy="3512820"/>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b. IMKL2015 Belangen WION.wmf"/>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14:sizeRelH relativeFrom="page">
                <wp14:pctWidth>0</wp14:pctWidth>
              </wp14:sizeRelH>
              <wp14:sizeRelV relativeFrom="page">
                <wp14:pctHeight>0</wp14:pctHeight>
              </wp14:sizeRelV>
            </wp:anchor>
          </w:drawing>
        </w:r>
      </w:ins>
      <w:ins w:id="1322" w:author="Paul Janssen" w:date="2017-01-27T17:25:00Z">
        <w:r w:rsidR="00BE4C6E">
          <w:t xml:space="preserve">Figuur 5.14: </w:t>
        </w:r>
      </w:ins>
      <w:ins w:id="1323" w:author="Paul Janssen" w:date="2017-03-03T15:06:00Z">
        <w:r w:rsidR="00ED7B91">
          <w:t>Belang en Veiligheidsgebied zijn beide beheerpolygonen.</w:t>
        </w:r>
      </w:ins>
      <w:ins w:id="1324" w:author="Paul Janssen" w:date="2017-03-03T15:07:00Z">
        <w:r w:rsidR="00ED7B91">
          <w:t xml:space="preserve"> Een Veiligheidsgebied heeft alleen contactpersonen voor de aanvraag.</w:t>
        </w:r>
      </w:ins>
      <w:ins w:id="1325" w:author="Paul Janssen" w:date="2017-03-03T15:08:00Z">
        <w:r w:rsidR="00ED7B91">
          <w:t xml:space="preserve"> Het Belang heeft daarnaast contactgegevens voor </w:t>
        </w:r>
        <w:r w:rsidR="009E31C9">
          <w:t xml:space="preserve">de graafmelding, calamiteitenmelding of </w:t>
        </w:r>
        <w:proofErr w:type="spellStart"/>
        <w:r w:rsidR="009E31C9">
          <w:t>orientatieverzoek</w:t>
        </w:r>
        <w:proofErr w:type="spellEnd"/>
        <w:r w:rsidR="009E31C9">
          <w:t>.</w:t>
        </w:r>
      </w:ins>
      <w:ins w:id="1326" w:author="Paul Janssen" w:date="2017-03-03T15:12:00Z">
        <w:r w:rsidR="009E31C9">
          <w:t xml:space="preserve"> </w:t>
        </w:r>
        <w:r w:rsidR="009E31C9" w:rsidRPr="009E31C9">
          <w:rPr>
            <w:highlight w:val="red"/>
            <w:rPrChange w:id="1327" w:author="Paul Janssen" w:date="2017-03-03T15:12:00Z">
              <w:rPr/>
            </w:rPrChange>
          </w:rPr>
          <w:t xml:space="preserve">LETOP </w:t>
        </w:r>
        <w:proofErr w:type="spellStart"/>
        <w:r w:rsidR="009E31C9" w:rsidRPr="009E31C9">
          <w:rPr>
            <w:highlight w:val="red"/>
            <w:rPrChange w:id="1328" w:author="Paul Janssen" w:date="2017-03-03T15:12:00Z">
              <w:rPr/>
            </w:rPrChange>
          </w:rPr>
          <w:t>Belanggeneriek.contactAanvraag.AanvraagSoortContact</w:t>
        </w:r>
      </w:ins>
      <w:proofErr w:type="spellEnd"/>
    </w:p>
    <w:p w:rsidR="004475AB" w:rsidRDefault="004475AB" w:rsidP="00BE4C6E">
      <w:pPr>
        <w:rPr>
          <w:ins w:id="1329" w:author="Paul Janssen" w:date="2017-01-29T17:10:00Z"/>
        </w:rPr>
      </w:pPr>
    </w:p>
    <w:p w:rsidR="00E65E36" w:rsidDel="004475AB" w:rsidRDefault="00E65E36" w:rsidP="00A26E72">
      <w:pPr>
        <w:spacing w:line="240" w:lineRule="atLeast"/>
        <w:rPr>
          <w:del w:id="1330" w:author="Paul Janssen" w:date="2017-01-29T17:13:00Z"/>
        </w:rPr>
      </w:pPr>
      <w:bookmarkStart w:id="1331" w:name="_Toc473473906"/>
      <w:bookmarkEnd w:id="1331"/>
    </w:p>
    <w:p w:rsidR="00EE7BB1" w:rsidRDefault="003515CC">
      <w:pPr>
        <w:pStyle w:val="subparagraaftitel"/>
      </w:pPr>
      <w:bookmarkStart w:id="1332" w:name="_Toc473473907"/>
      <w:r>
        <w:rPr>
          <w:noProof/>
        </w:rPr>
        <w:drawing>
          <wp:anchor distT="0" distB="0" distL="114300" distR="114300" simplePos="0" relativeHeight="25162752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6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1332"/>
    </w:p>
    <w:p w:rsidR="0038226A" w:rsidRDefault="0038226A" w:rsidP="003515CC">
      <w:proofErr w:type="spellStart"/>
      <w:r>
        <w:t>Identifiers</w:t>
      </w:r>
      <w:proofErr w:type="spellEnd"/>
      <w:r>
        <w:t xml:space="preserve"> van objecten worden in IMKL2015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lastRenderedPageBreak/>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980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5" r:link="rId6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1333" w:name="_Toc434874148"/>
      <w:bookmarkStart w:id="1334" w:name="_Toc434874217"/>
      <w:bookmarkStart w:id="1335" w:name="_Toc434874300"/>
      <w:bookmarkStart w:id="1336" w:name="_Toc434874368"/>
      <w:bookmarkStart w:id="1337" w:name="_Toc434874645"/>
      <w:bookmarkStart w:id="1338" w:name="_Toc434933278"/>
      <w:bookmarkStart w:id="1339" w:name="_Toc434940515"/>
      <w:bookmarkStart w:id="1340" w:name="_Toc434941832"/>
      <w:bookmarkStart w:id="1341" w:name="_Toc434943373"/>
      <w:bookmarkStart w:id="1342" w:name="_Toc434943804"/>
      <w:bookmarkStart w:id="1343" w:name="_Toc434956128"/>
      <w:bookmarkStart w:id="1344" w:name="_Toc410654851"/>
      <w:bookmarkStart w:id="1345" w:name="_Toc410654938"/>
      <w:bookmarkStart w:id="1346" w:name="_Toc410655437"/>
      <w:bookmarkStart w:id="1347" w:name="_Toc410656769"/>
      <w:bookmarkStart w:id="1348" w:name="_Toc410900193"/>
      <w:bookmarkStart w:id="1349" w:name="_Toc410900282"/>
      <w:bookmarkStart w:id="1350" w:name="_Toc410654852"/>
      <w:bookmarkStart w:id="1351" w:name="_Toc410654939"/>
      <w:bookmarkStart w:id="1352" w:name="_Toc410655438"/>
      <w:bookmarkStart w:id="1353" w:name="_Toc410656770"/>
      <w:bookmarkStart w:id="1354" w:name="_Toc410900194"/>
      <w:bookmarkStart w:id="1355" w:name="_Toc410900283"/>
      <w:bookmarkStart w:id="1356" w:name="_Toc410654853"/>
      <w:bookmarkStart w:id="1357" w:name="_Toc410654940"/>
      <w:bookmarkStart w:id="1358" w:name="_Toc410655439"/>
      <w:bookmarkStart w:id="1359" w:name="_Toc410656771"/>
      <w:bookmarkStart w:id="1360" w:name="_Toc410900195"/>
      <w:bookmarkStart w:id="1361" w:name="_Toc410900284"/>
      <w:bookmarkStart w:id="1362" w:name="_Toc410654854"/>
      <w:bookmarkStart w:id="1363" w:name="_Toc410654941"/>
      <w:bookmarkStart w:id="1364" w:name="_Toc410655440"/>
      <w:bookmarkStart w:id="1365" w:name="_Toc410656772"/>
      <w:bookmarkStart w:id="1366" w:name="_Toc410900196"/>
      <w:bookmarkStart w:id="1367" w:name="_Toc410900285"/>
      <w:bookmarkStart w:id="1368" w:name="_Toc410654855"/>
      <w:bookmarkStart w:id="1369" w:name="_Toc410654942"/>
      <w:bookmarkStart w:id="1370" w:name="_Toc410655441"/>
      <w:bookmarkStart w:id="1371" w:name="_Toc410656773"/>
      <w:bookmarkStart w:id="1372" w:name="_Toc410900197"/>
      <w:bookmarkStart w:id="1373" w:name="_Toc410900286"/>
      <w:bookmarkStart w:id="1374" w:name="_Toc410654856"/>
      <w:bookmarkStart w:id="1375" w:name="_Toc410654943"/>
      <w:bookmarkStart w:id="1376" w:name="_Toc410655442"/>
      <w:bookmarkStart w:id="1377" w:name="_Toc410656774"/>
      <w:bookmarkStart w:id="1378" w:name="_Toc410900198"/>
      <w:bookmarkStart w:id="1379" w:name="_Toc410900287"/>
      <w:bookmarkStart w:id="1380" w:name="_Toc410654857"/>
      <w:bookmarkStart w:id="1381" w:name="_Toc410654944"/>
      <w:bookmarkStart w:id="1382" w:name="_Toc410655443"/>
      <w:bookmarkStart w:id="1383" w:name="_Toc410656775"/>
      <w:bookmarkStart w:id="1384" w:name="_Toc410900199"/>
      <w:bookmarkStart w:id="1385" w:name="_Toc410900288"/>
      <w:bookmarkStart w:id="1386" w:name="_Toc410654858"/>
      <w:bookmarkStart w:id="1387" w:name="_Toc410654945"/>
      <w:bookmarkStart w:id="1388" w:name="_Toc410655444"/>
      <w:bookmarkStart w:id="1389" w:name="_Toc410656776"/>
      <w:bookmarkStart w:id="1390" w:name="_Toc410900200"/>
      <w:bookmarkStart w:id="1391" w:name="_Toc410900289"/>
      <w:bookmarkStart w:id="1392" w:name="_Toc410654859"/>
      <w:bookmarkStart w:id="1393" w:name="_Toc410654946"/>
      <w:bookmarkStart w:id="1394" w:name="_Toc410655445"/>
      <w:bookmarkStart w:id="1395" w:name="_Toc410656777"/>
      <w:bookmarkStart w:id="1396" w:name="_Toc410900201"/>
      <w:bookmarkStart w:id="1397" w:name="_Toc410900290"/>
      <w:bookmarkStart w:id="1398" w:name="_Toc410654860"/>
      <w:bookmarkStart w:id="1399" w:name="_Toc410654947"/>
      <w:bookmarkStart w:id="1400" w:name="_Toc410655446"/>
      <w:bookmarkStart w:id="1401" w:name="_Toc410656778"/>
      <w:bookmarkStart w:id="1402" w:name="_Toc410900202"/>
      <w:bookmarkStart w:id="1403" w:name="_Toc410900291"/>
      <w:bookmarkStart w:id="1404" w:name="_Toc410654861"/>
      <w:bookmarkStart w:id="1405" w:name="_Toc410654948"/>
      <w:bookmarkStart w:id="1406" w:name="_Toc410655447"/>
      <w:bookmarkStart w:id="1407" w:name="_Toc410656779"/>
      <w:bookmarkStart w:id="1408" w:name="_Toc410900203"/>
      <w:bookmarkStart w:id="1409" w:name="_Toc410900292"/>
      <w:bookmarkStart w:id="1410" w:name="_Toc410654862"/>
      <w:bookmarkStart w:id="1411" w:name="_Toc410654949"/>
      <w:bookmarkStart w:id="1412" w:name="_Toc410655448"/>
      <w:bookmarkStart w:id="1413" w:name="_Toc410656780"/>
      <w:bookmarkStart w:id="1414" w:name="_Toc410900204"/>
      <w:bookmarkStart w:id="1415" w:name="_Toc410900293"/>
      <w:bookmarkStart w:id="1416" w:name="_Toc410654863"/>
      <w:bookmarkStart w:id="1417" w:name="_Toc410654950"/>
      <w:bookmarkStart w:id="1418" w:name="_Toc410655449"/>
      <w:bookmarkStart w:id="1419" w:name="_Toc410656781"/>
      <w:bookmarkStart w:id="1420" w:name="_Toc410900205"/>
      <w:bookmarkStart w:id="1421" w:name="_Toc410900294"/>
      <w:bookmarkStart w:id="1422" w:name="_Toc410654864"/>
      <w:bookmarkStart w:id="1423" w:name="_Toc410654951"/>
      <w:bookmarkStart w:id="1424" w:name="_Toc410655450"/>
      <w:bookmarkStart w:id="1425" w:name="_Toc410656782"/>
      <w:bookmarkStart w:id="1426" w:name="_Toc410900206"/>
      <w:bookmarkStart w:id="1427" w:name="_Toc410900295"/>
      <w:bookmarkStart w:id="1428" w:name="_Toc410654865"/>
      <w:bookmarkStart w:id="1429" w:name="_Toc410654952"/>
      <w:bookmarkStart w:id="1430" w:name="_Toc410655451"/>
      <w:bookmarkStart w:id="1431" w:name="_Toc410656783"/>
      <w:bookmarkStart w:id="1432" w:name="_Toc410900207"/>
      <w:bookmarkStart w:id="1433" w:name="_Toc410900296"/>
      <w:bookmarkStart w:id="1434" w:name="_Toc410654866"/>
      <w:bookmarkStart w:id="1435" w:name="_Toc410654953"/>
      <w:bookmarkStart w:id="1436" w:name="_Toc410655452"/>
      <w:bookmarkStart w:id="1437" w:name="_Toc410656784"/>
      <w:bookmarkStart w:id="1438" w:name="_Toc410900208"/>
      <w:bookmarkStart w:id="1439" w:name="_Toc410900297"/>
      <w:bookmarkStart w:id="1440" w:name="_Toc410654867"/>
      <w:bookmarkStart w:id="1441" w:name="_Toc410654954"/>
      <w:bookmarkStart w:id="1442" w:name="_Toc410655453"/>
      <w:bookmarkStart w:id="1443" w:name="_Toc410656785"/>
      <w:bookmarkStart w:id="1444" w:name="_Toc410900209"/>
      <w:bookmarkStart w:id="1445" w:name="_Toc410900298"/>
      <w:bookmarkStart w:id="1446" w:name="_Toc410654868"/>
      <w:bookmarkStart w:id="1447" w:name="_Toc410654955"/>
      <w:bookmarkStart w:id="1448" w:name="_Toc410655454"/>
      <w:bookmarkStart w:id="1449" w:name="_Toc410656786"/>
      <w:bookmarkStart w:id="1450" w:name="_Toc410900210"/>
      <w:bookmarkStart w:id="1451" w:name="_Toc410900299"/>
      <w:bookmarkStart w:id="1452" w:name="_Toc410654869"/>
      <w:bookmarkStart w:id="1453" w:name="_Toc410654956"/>
      <w:bookmarkStart w:id="1454" w:name="_Toc410655455"/>
      <w:bookmarkStart w:id="1455" w:name="_Toc410656787"/>
      <w:bookmarkStart w:id="1456" w:name="_Toc410900211"/>
      <w:bookmarkStart w:id="1457" w:name="_Toc410900300"/>
      <w:bookmarkStart w:id="1458" w:name="_Toc406679708"/>
      <w:bookmarkStart w:id="1459" w:name="_Toc406684190"/>
      <w:bookmarkStart w:id="1460" w:name="_Toc410654870"/>
      <w:bookmarkStart w:id="1461" w:name="_Toc410654957"/>
      <w:bookmarkStart w:id="1462" w:name="_Toc410655456"/>
      <w:bookmarkStart w:id="1463" w:name="_Toc410656788"/>
      <w:bookmarkStart w:id="1464" w:name="_Toc410900212"/>
      <w:bookmarkStart w:id="1465" w:name="_Toc410900301"/>
      <w:bookmarkStart w:id="1466" w:name="_Toc473473908"/>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r>
        <w:t>Tijd representatie</w:t>
      </w:r>
      <w:r w:rsidR="00F9768C">
        <w:t xml:space="preserve"> en temporeel model.</w:t>
      </w:r>
      <w:bookmarkEnd w:id="1466"/>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lastRenderedPageBreak/>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4E51D4" w:rsidRDefault="00F9768C" w:rsidP="00F9768C">
      <w:pPr>
        <w:rPr>
          <w:ins w:id="1467" w:author="Paul Janssen" w:date="2016-11-17T13:54:00Z"/>
        </w:rPr>
      </w:pPr>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rPr>
          <w:ins w:id="1468" w:author="Paul Janssen" w:date="2017-01-27T10:33:00Z"/>
        </w:rPr>
      </w:pPr>
    </w:p>
    <w:p w:rsidR="00352E17" w:rsidRDefault="00352E17">
      <w:pPr>
        <w:spacing w:line="240" w:lineRule="auto"/>
        <w:jc w:val="left"/>
        <w:rPr>
          <w:ins w:id="1469" w:author="Paul Janssen" w:date="2017-01-27T10:34:00Z"/>
        </w:rPr>
      </w:pPr>
      <w:ins w:id="1470" w:author="Paul Janssen" w:date="2017-01-27T10:34:00Z">
        <w:r>
          <w:br w:type="page"/>
        </w:r>
      </w:ins>
    </w:p>
    <w:p w:rsidR="00F9768C" w:rsidDel="00BE4C6E" w:rsidRDefault="004F4FCB">
      <w:pPr>
        <w:rPr>
          <w:del w:id="1471" w:author="Paul Janssen" w:date="2017-01-27T17:25:00Z"/>
        </w:rPr>
      </w:pPr>
      <w:del w:id="1472" w:author="Paul Janssen" w:date="2017-01-27T17:25:00Z">
        <w:r>
          <w:rPr>
            <w:noProof/>
          </w:rPr>
          <w:lastRenderedPageBreak/>
          <w:pict>
            <v:rect id="_x0000_s1045" style="position:absolute;left:0;text-align:left;margin-left:.65pt;margin-top:45.7pt;width:280.5pt;height:194.25pt;z-index:251676672" fillcolor="#f8ffcd"/>
          </w:pict>
        </w:r>
      </w:del>
      <w:del w:id="1473" w:author="Paul Janssen" w:date="2017-01-27T10:38:00Z">
        <w:r>
          <w:rPr>
            <w:noProof/>
          </w:rPr>
          <w:pict>
            <v:rect id="_x0000_s1049" style="position:absolute;left:0;text-align:left;margin-left:5.9pt;margin-top:66.7pt;width:266.25pt;height:52.5pt;z-index:251677696"/>
          </w:pict>
        </w:r>
      </w:del>
    </w:p>
    <w:p w:rsidR="000F3B9E" w:rsidDel="00DC3A2E" w:rsidRDefault="000F3B9E" w:rsidP="00F9768C">
      <w:pPr>
        <w:rPr>
          <w:del w:id="1474" w:author="Paul Janssen" w:date="2017-01-27T11:49:00Z"/>
        </w:rPr>
      </w:pPr>
    </w:p>
    <w:p w:rsidR="00DC3A2E" w:rsidRDefault="00DC3A2E">
      <w:pPr>
        <w:jc w:val="left"/>
        <w:rPr>
          <w:ins w:id="1475" w:author="Paul Janssen" w:date="2017-01-27T17:00:00Z"/>
        </w:rPr>
        <w:pPrChange w:id="1476" w:author="Paul Janssen" w:date="2016-11-17T14:15:00Z">
          <w:pPr/>
        </w:pPrChange>
      </w:pPr>
    </w:p>
    <w:p w:rsidR="008A21E1" w:rsidRDefault="008A21E1" w:rsidP="00F9768C"/>
    <w:p w:rsidR="00F9768C" w:rsidRDefault="00F9768C" w:rsidP="00A26E72"/>
    <w:p w:rsidR="00F9768C" w:rsidDel="00606018" w:rsidRDefault="00F9768C" w:rsidP="00A26E72">
      <w:pPr>
        <w:rPr>
          <w:del w:id="1477" w:author="Paul Janssen" w:date="2016-11-17T15:14:00Z"/>
        </w:rPr>
      </w:pPr>
    </w:p>
    <w:p w:rsidR="00DC3A2E" w:rsidRDefault="00DC3A2E" w:rsidP="00F9768C">
      <w:pPr>
        <w:rPr>
          <w:ins w:id="1478" w:author="Paul Janssen" w:date="2017-01-27T17:00:00Z"/>
        </w:rPr>
      </w:pPr>
    </w:p>
    <w:p w:rsidR="00DC3A2E" w:rsidRPr="00DC3A2E" w:rsidRDefault="00DC3A2E">
      <w:pPr>
        <w:rPr>
          <w:ins w:id="1479" w:author="Paul Janssen" w:date="2017-01-27T17:00:00Z"/>
        </w:rPr>
      </w:pPr>
    </w:p>
    <w:p w:rsidR="00DC3A2E" w:rsidRDefault="00BE4C6E">
      <w:pPr>
        <w:pStyle w:val="Paragraaftitel"/>
        <w:rPr>
          <w:ins w:id="1480" w:author="Paul Janssen" w:date="2017-01-27T17:04:00Z"/>
        </w:rPr>
        <w:pPrChange w:id="1481" w:author="Paul Janssen" w:date="2017-01-27T17:04:00Z">
          <w:pPr/>
        </w:pPrChange>
      </w:pPr>
      <w:bookmarkStart w:id="1482" w:name="_Toc473473909"/>
      <w:ins w:id="1483" w:author="Paul Janssen" w:date="2017-01-27T17:20:00Z">
        <w:r>
          <w:t>Andere</w:t>
        </w:r>
      </w:ins>
      <w:ins w:id="1484" w:author="Paul Janssen" w:date="2017-01-27T17:01:00Z">
        <w:r w:rsidR="00DC3A2E">
          <w:t xml:space="preserve"> toepassingen van IMKL2015</w:t>
        </w:r>
      </w:ins>
      <w:ins w:id="1485" w:author="Paul Janssen" w:date="2017-01-27T17:04:00Z">
        <w:r w:rsidR="00DC3A2E">
          <w:t>.</w:t>
        </w:r>
        <w:bookmarkEnd w:id="1482"/>
      </w:ins>
    </w:p>
    <w:p w:rsidR="00B62645" w:rsidRDefault="00B62645">
      <w:pPr>
        <w:spacing w:line="240" w:lineRule="atLeast"/>
        <w:jc w:val="left"/>
        <w:rPr>
          <w:ins w:id="1486" w:author="Paul Janssen" w:date="2017-01-27T17:12:00Z"/>
        </w:rPr>
        <w:pPrChange w:id="1487" w:author="Paul Janssen" w:date="2017-01-27T17:12:00Z">
          <w:pPr>
            <w:pStyle w:val="Lijstalinea"/>
            <w:numPr>
              <w:numId w:val="30"/>
            </w:numPr>
            <w:spacing w:line="240" w:lineRule="atLeast"/>
            <w:ind w:left="567" w:hanging="567"/>
            <w:contextualSpacing w:val="0"/>
            <w:jc w:val="left"/>
          </w:pPr>
        </w:pPrChange>
      </w:pPr>
    </w:p>
    <w:p w:rsidR="00B62645" w:rsidRPr="00BE4C6E" w:rsidRDefault="00B62645" w:rsidP="00B62645">
      <w:pPr>
        <w:spacing w:line="240" w:lineRule="atLeast"/>
        <w:jc w:val="left"/>
        <w:rPr>
          <w:ins w:id="1488" w:author="Paul Janssen" w:date="2017-01-27T17:14:00Z"/>
          <w:highlight w:val="yellow"/>
          <w:rPrChange w:id="1489" w:author="Paul Janssen" w:date="2017-01-27T17:21:00Z">
            <w:rPr>
              <w:ins w:id="1490" w:author="Paul Janssen" w:date="2017-01-27T17:14:00Z"/>
            </w:rPr>
          </w:rPrChange>
        </w:rPr>
      </w:pPr>
      <w:ins w:id="1491" w:author="Paul Janssen" w:date="2017-01-27T17:12:00Z">
        <w:r w:rsidRPr="00BE4C6E">
          <w:rPr>
            <w:highlight w:val="yellow"/>
            <w:rPrChange w:id="1492" w:author="Paul Janssen" w:date="2017-01-27T17:21:00Z">
              <w:rPr/>
            </w:rPrChange>
          </w:rPr>
          <w:t xml:space="preserve">IMKL2015 beschrijft het totaal aan informatie die voorziet in een aantal dataleveringsprocessen. </w:t>
        </w:r>
      </w:ins>
      <w:ins w:id="1493" w:author="Paul Janssen" w:date="2017-01-27T17:13:00Z">
        <w:r w:rsidRPr="00BE4C6E">
          <w:rPr>
            <w:highlight w:val="yellow"/>
            <w:rPrChange w:id="1494" w:author="Paul Janssen" w:date="2017-01-27T17:21:00Z">
              <w:rPr/>
            </w:rPrChange>
          </w:rPr>
          <w:t xml:space="preserve">Naast </w:t>
        </w:r>
      </w:ins>
      <w:ins w:id="1495" w:author="Paul Janssen" w:date="2017-01-27T17:12:00Z">
        <w:r w:rsidRPr="00BE4C6E">
          <w:rPr>
            <w:highlight w:val="yellow"/>
            <w:rPrChange w:id="1496" w:author="Paul Janssen" w:date="2017-01-27T17:21:00Z">
              <w:rPr/>
            </w:rPrChange>
          </w:rPr>
          <w:t>WION</w:t>
        </w:r>
      </w:ins>
      <w:ins w:id="1497" w:author="Paul Janssen" w:date="2017-01-27T17:13:00Z">
        <w:r w:rsidRPr="00BE4C6E">
          <w:rPr>
            <w:highlight w:val="yellow"/>
            <w:rPrChange w:id="1498" w:author="Paul Janssen" w:date="2017-01-27T17:21:00Z">
              <w:rPr/>
            </w:rPrChange>
          </w:rPr>
          <w:t xml:space="preserve"> en </w:t>
        </w:r>
      </w:ins>
      <w:ins w:id="1499" w:author="Paul Janssen" w:date="2017-01-27T17:12:00Z">
        <w:r w:rsidRPr="00BE4C6E">
          <w:rPr>
            <w:highlight w:val="yellow"/>
            <w:rPrChange w:id="1500" w:author="Paul Janssen" w:date="2017-01-27T17:21:00Z">
              <w:rPr/>
            </w:rPrChange>
          </w:rPr>
          <w:t xml:space="preserve"> INSPIRE </w:t>
        </w:r>
        <w:proofErr w:type="spellStart"/>
        <w:r w:rsidRPr="00BE4C6E">
          <w:rPr>
            <w:highlight w:val="yellow"/>
            <w:rPrChange w:id="1501" w:author="Paul Janssen" w:date="2017-01-27T17:21:00Z">
              <w:rPr/>
            </w:rPrChange>
          </w:rPr>
          <w:t>utilities</w:t>
        </w:r>
        <w:proofErr w:type="spellEnd"/>
        <w:r w:rsidRPr="00BE4C6E">
          <w:rPr>
            <w:highlight w:val="yellow"/>
            <w:rPrChange w:id="1502" w:author="Paul Janssen" w:date="2017-01-27T17:21:00Z">
              <w:rPr/>
            </w:rPrChange>
          </w:rPr>
          <w:t xml:space="preserve"> zijn dat </w:t>
        </w:r>
      </w:ins>
      <w:ins w:id="1503" w:author="Paul Janssen" w:date="2017-01-27T17:19:00Z">
        <w:r w:rsidR="00BE4C6E" w:rsidRPr="00BE4C6E">
          <w:rPr>
            <w:highlight w:val="yellow"/>
            <w:rPrChange w:id="1504" w:author="Paul Janssen" w:date="2017-01-27T17:21:00Z">
              <w:rPr/>
            </w:rPrChange>
          </w:rPr>
          <w:t xml:space="preserve">de </w:t>
        </w:r>
      </w:ins>
      <w:ins w:id="1505" w:author="Paul Janssen" w:date="2017-01-27T17:13:00Z">
        <w:r w:rsidRPr="00BE4C6E">
          <w:rPr>
            <w:highlight w:val="yellow"/>
            <w:rPrChange w:id="1506" w:author="Paul Janssen" w:date="2017-01-27T17:21:00Z">
              <w:rPr/>
            </w:rPrChange>
          </w:rPr>
          <w:t>EC61</w:t>
        </w:r>
      </w:ins>
      <w:ins w:id="1507" w:author="Paul Janssen" w:date="2017-01-27T17:15:00Z">
        <w:r w:rsidRPr="00BE4C6E">
          <w:rPr>
            <w:highlight w:val="yellow"/>
            <w:rPrChange w:id="1508" w:author="Paul Janssen" w:date="2017-01-27T17:21:00Z">
              <w:rPr/>
            </w:rPrChange>
          </w:rPr>
          <w:t xml:space="preserve"> EU richtlijn</w:t>
        </w:r>
      </w:ins>
      <w:ins w:id="1509" w:author="Paul Janssen" w:date="2017-01-27T17:18:00Z">
        <w:r w:rsidR="00BE4C6E" w:rsidRPr="00BE4C6E">
          <w:rPr>
            <w:highlight w:val="yellow"/>
            <w:rPrChange w:id="1510" w:author="Paul Janssen" w:date="2017-01-27T17:21:00Z">
              <w:rPr/>
            </w:rPrChange>
          </w:rPr>
          <w:t xml:space="preserve"> voor</w:t>
        </w:r>
        <w:r w:rsidR="00BE4C6E" w:rsidRPr="00BE4C6E">
          <w:rPr>
            <w:highlight w:val="yellow"/>
            <w:rPrChange w:id="1511" w:author="Paul Janssen" w:date="2017-01-27T17:21:00Z">
              <w:rPr>
                <w:b/>
              </w:rPr>
            </w:rPrChange>
          </w:rPr>
          <w:t xml:space="preserve"> kostenreductie aanleg breedband internet</w:t>
        </w:r>
      </w:ins>
      <w:ins w:id="1512" w:author="Paul Janssen" w:date="2017-01-27T17:12:00Z">
        <w:r w:rsidRPr="00BE4C6E">
          <w:rPr>
            <w:highlight w:val="yellow"/>
            <w:rPrChange w:id="1513" w:author="Paul Janssen" w:date="2017-01-27T17:21:00Z">
              <w:rPr/>
            </w:rPrChange>
          </w:rPr>
          <w:t xml:space="preserve">, Buisleidingen gevaarlijke inhoud (Risicoregister gevaarlijke stoffen) en </w:t>
        </w:r>
      </w:ins>
      <w:ins w:id="1514" w:author="Paul Janssen" w:date="2017-01-27T17:14:00Z">
        <w:r w:rsidRPr="00BE4C6E">
          <w:rPr>
            <w:highlight w:val="yellow"/>
            <w:rPrChange w:id="1515" w:author="Paul Janssen" w:date="2017-01-27T17:21:00Z">
              <w:rPr/>
            </w:rPrChange>
          </w:rPr>
          <w:t>Topografie Stedelijk Water</w:t>
        </w:r>
      </w:ins>
      <w:ins w:id="1516" w:author="Paul Janssen" w:date="2017-01-27T17:19:00Z">
        <w:r w:rsidR="00BE4C6E" w:rsidRPr="00BE4C6E">
          <w:rPr>
            <w:highlight w:val="yellow"/>
            <w:rPrChange w:id="1517" w:author="Paul Janssen" w:date="2017-01-27T17:21:00Z">
              <w:rPr/>
            </w:rPrChange>
          </w:rPr>
          <w:t>.</w:t>
        </w:r>
      </w:ins>
    </w:p>
    <w:p w:rsidR="00B62645" w:rsidRPr="00BE4C6E" w:rsidRDefault="00B62645" w:rsidP="00B62645">
      <w:pPr>
        <w:spacing w:line="240" w:lineRule="atLeast"/>
        <w:jc w:val="left"/>
        <w:rPr>
          <w:ins w:id="1518" w:author="Paul Janssen" w:date="2017-01-27T17:20:00Z"/>
          <w:highlight w:val="yellow"/>
          <w:rPrChange w:id="1519" w:author="Paul Janssen" w:date="2017-01-27T17:21:00Z">
            <w:rPr>
              <w:ins w:id="1520" w:author="Paul Janssen" w:date="2017-01-27T17:20:00Z"/>
            </w:rPr>
          </w:rPrChange>
        </w:rPr>
      </w:pPr>
    </w:p>
    <w:p w:rsidR="00BE4C6E" w:rsidRDefault="00BE4C6E" w:rsidP="00B62645">
      <w:pPr>
        <w:spacing w:line="240" w:lineRule="atLeast"/>
        <w:jc w:val="left"/>
        <w:rPr>
          <w:ins w:id="1521" w:author="Paul Janssen" w:date="2017-01-27T17:14:00Z"/>
        </w:rPr>
      </w:pPr>
      <w:ins w:id="1522" w:author="Paul Janssen" w:date="2017-01-27T17:20:00Z">
        <w:r w:rsidRPr="00BE4C6E">
          <w:rPr>
            <w:highlight w:val="yellow"/>
            <w:rPrChange w:id="1523" w:author="Paul Janssen" w:date="2017-01-27T17:21:00Z">
              <w:rPr/>
            </w:rPrChange>
          </w:rPr>
          <w:t xml:space="preserve">Bij de ontwikkeling van IMKL2015 is er afstemming geweest met deze drie toepassingen en zijn resultaten daarvan in aparte profielen opgenomen. </w:t>
        </w:r>
      </w:ins>
      <w:ins w:id="1524" w:author="Paul Janssen" w:date="2017-01-27T17:21:00Z">
        <w:r w:rsidRPr="00BE4C6E">
          <w:rPr>
            <w:highlight w:val="yellow"/>
            <w:rPrChange w:id="1525" w:author="Paul Janssen" w:date="2017-01-27T17:21:00Z">
              <w:rPr/>
            </w:rPrChange>
          </w:rPr>
          <w:t>De volgende paragrafen beschrijven die profielen.</w:t>
        </w:r>
      </w:ins>
    </w:p>
    <w:p w:rsidR="00B62645" w:rsidRDefault="00B62645" w:rsidP="00B62645">
      <w:pPr>
        <w:spacing w:line="240" w:lineRule="atLeast"/>
        <w:jc w:val="left"/>
        <w:rPr>
          <w:ins w:id="1526" w:author="Paul Janssen" w:date="2017-01-27T17:14:00Z"/>
        </w:rPr>
      </w:pPr>
    </w:p>
    <w:p w:rsidR="00B62645" w:rsidRDefault="00B62645" w:rsidP="00B62645">
      <w:pPr>
        <w:spacing w:line="240" w:lineRule="atLeast"/>
        <w:jc w:val="left"/>
        <w:rPr>
          <w:ins w:id="1527" w:author="Paul Janssen" w:date="2017-01-27T17:12:00Z"/>
        </w:rPr>
      </w:pPr>
    </w:p>
    <w:p w:rsidR="00B62645" w:rsidRDefault="00B62645">
      <w:pPr>
        <w:spacing w:line="240" w:lineRule="atLeast"/>
        <w:jc w:val="left"/>
        <w:rPr>
          <w:ins w:id="1528" w:author="Paul Janssen" w:date="2017-01-27T17:06:00Z"/>
        </w:rPr>
        <w:pPrChange w:id="1529" w:author="Paul Janssen" w:date="2017-01-27T17:12:00Z">
          <w:pPr>
            <w:pStyle w:val="Lijstalinea"/>
            <w:numPr>
              <w:numId w:val="30"/>
            </w:numPr>
            <w:spacing w:line="240" w:lineRule="atLeast"/>
            <w:ind w:left="567" w:hanging="567"/>
            <w:contextualSpacing w:val="0"/>
            <w:jc w:val="left"/>
          </w:pPr>
        </w:pPrChange>
      </w:pPr>
    </w:p>
    <w:p w:rsidR="00DC3A2E" w:rsidRPr="00DC3A2E" w:rsidRDefault="00DC3A2E">
      <w:pPr>
        <w:rPr>
          <w:ins w:id="1530" w:author="Paul Janssen" w:date="2017-01-27T17:00:00Z"/>
        </w:rPr>
      </w:pPr>
    </w:p>
    <w:p w:rsidR="00DC3A2E" w:rsidRPr="00DC3A2E" w:rsidRDefault="00DC3A2E">
      <w:pPr>
        <w:rPr>
          <w:ins w:id="1531" w:author="Paul Janssen" w:date="2017-01-27T17:00:00Z"/>
        </w:rPr>
      </w:pPr>
    </w:p>
    <w:p w:rsidR="00DC3A2E" w:rsidRPr="00DC3A2E" w:rsidRDefault="00DC3A2E">
      <w:pPr>
        <w:rPr>
          <w:ins w:id="1532" w:author="Paul Janssen" w:date="2017-01-27T17:00:00Z"/>
        </w:rPr>
      </w:pPr>
    </w:p>
    <w:p w:rsidR="00DC3A2E" w:rsidRDefault="00DC3A2E" w:rsidP="00DC3A2E">
      <w:pPr>
        <w:rPr>
          <w:ins w:id="1533" w:author="Paul Janssen" w:date="2017-01-27T17:00:00Z"/>
        </w:rPr>
      </w:pPr>
    </w:p>
    <w:p w:rsidR="00DC3A2E" w:rsidRDefault="00DC3A2E" w:rsidP="00DC3A2E">
      <w:pPr>
        <w:rPr>
          <w:ins w:id="1534" w:author="Paul Janssen" w:date="2017-01-27T17:00:00Z"/>
        </w:rPr>
      </w:pPr>
    </w:p>
    <w:p w:rsidR="00DC3A2E" w:rsidRDefault="00DC3A2E" w:rsidP="00DC3A2E">
      <w:pPr>
        <w:rPr>
          <w:ins w:id="1535" w:author="Paul Janssen" w:date="2017-01-27T17:00:00Z"/>
        </w:rPr>
      </w:pPr>
    </w:p>
    <w:p w:rsidR="00D25D0C" w:rsidRDefault="00D25D0C">
      <w:pPr>
        <w:sectPr w:rsidR="00D25D0C" w:rsidSect="00C52998">
          <w:pgSz w:w="11906" w:h="16838" w:code="9"/>
          <w:pgMar w:top="1417" w:right="1417" w:bottom="1417" w:left="1417" w:header="0" w:footer="57" w:gutter="0"/>
          <w:cols w:space="708"/>
          <w:docGrid w:linePitch="360"/>
          <w:sectPrChange w:id="1536" w:author="Paul Janssen" w:date="2017-01-27T11:34:00Z">
            <w:sectPr w:rsidR="00D25D0C" w:rsidSect="00C52998">
              <w:pgMar w:top="2552" w:right="1622" w:bottom="1531" w:left="1622" w:header="0" w:footer="57" w:gutter="0"/>
            </w:sectPr>
          </w:sectPrChange>
        </w:sectPr>
      </w:pPr>
    </w:p>
    <w:p w:rsidR="00CA2949" w:rsidRDefault="0038226A" w:rsidP="001724FE">
      <w:pPr>
        <w:pStyle w:val="subparagraaftitel"/>
      </w:pPr>
      <w:del w:id="1537" w:author="Paul Janssen" w:date="2017-01-27T15:56:00Z">
        <w:r w:rsidDel="00DA137A">
          <w:rPr>
            <w:noProof/>
          </w:rPr>
          <w:lastRenderedPageBreak/>
          <w:drawing>
            <wp:anchor distT="0" distB="0" distL="114300" distR="114300" simplePos="0" relativeHeight="251659264"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67" cstate="print"/>
                      <a:stretch>
                        <a:fillRect/>
                      </a:stretch>
                    </pic:blipFill>
                    <pic:spPr>
                      <a:xfrm>
                        <a:off x="0" y="0"/>
                        <a:ext cx="14206855" cy="8256270"/>
                      </a:xfrm>
                      <a:prstGeom prst="rect">
                        <a:avLst/>
                      </a:prstGeom>
                    </pic:spPr>
                  </pic:pic>
                </a:graphicData>
              </a:graphic>
            </wp:anchor>
          </w:drawing>
        </w:r>
      </w:del>
      <w:bookmarkStart w:id="1538" w:name="_Toc473473910"/>
      <w:r w:rsidR="00CA2949">
        <w:t xml:space="preserve">UML </w:t>
      </w:r>
      <w:r w:rsidR="001724FE">
        <w:t>- EC61</w:t>
      </w:r>
      <w:r w:rsidR="00CA2949">
        <w:t xml:space="preserve"> overzicht.</w:t>
      </w:r>
      <w:bookmarkEnd w:id="1538"/>
    </w:p>
    <w:p w:rsidR="00D43A14" w:rsidRDefault="004D7E29">
      <w:ins w:id="1539" w:author="Paul Janssen" w:date="2017-01-29T15:38:00Z">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278524</wp:posOffset>
              </wp:positionV>
              <wp:extent cx="14207490" cy="8230870"/>
              <wp:effectExtent l="0" t="0" r="0" b="0"/>
              <wp:wrapTopAndBottom/>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 EC61COM147.w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207490" cy="8230870"/>
                      </a:xfrm>
                      <a:prstGeom prst="rect">
                        <a:avLst/>
                      </a:prstGeom>
                    </pic:spPr>
                  </pic:pic>
                </a:graphicData>
              </a:graphic>
              <wp14:sizeRelH relativeFrom="page">
                <wp14:pctWidth>0</wp14:pctWidth>
              </wp14:sizeRelH>
              <wp14:sizeRelV relativeFrom="page">
                <wp14:pctHeight>0</wp14:pctHeight>
              </wp14:sizeRelV>
            </wp:anchor>
          </w:drawing>
        </w:r>
      </w:ins>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del w:id="1540" w:author="Paul Janssen" w:date="2017-01-29T15:39:00Z">
        <w:r w:rsidDel="004D7E29">
          <w:rPr>
            <w:noProof/>
          </w:rPr>
          <w:lastRenderedPageBreak/>
          <w:drawing>
            <wp:anchor distT="0" distB="0" distL="114300" distR="114300" simplePos="0" relativeHeight="251633664"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69" cstate="print"/>
                      <a:stretch>
                        <a:fillRect/>
                      </a:stretch>
                    </pic:blipFill>
                    <pic:spPr>
                      <a:xfrm>
                        <a:off x="0" y="0"/>
                        <a:ext cx="14196695" cy="9119870"/>
                      </a:xfrm>
                      <a:prstGeom prst="rect">
                        <a:avLst/>
                      </a:prstGeom>
                    </pic:spPr>
                  </pic:pic>
                </a:graphicData>
              </a:graphic>
            </wp:anchor>
          </w:drawing>
        </w:r>
      </w:del>
      <w:bookmarkStart w:id="1541" w:name="_Toc473473911"/>
      <w:r w:rsidR="00E331D9">
        <w:t xml:space="preserve">UML </w:t>
      </w:r>
      <w:r w:rsidR="001724FE">
        <w:t xml:space="preserve">- Buisleidingen Risicoregister </w:t>
      </w:r>
      <w:r w:rsidR="00E331D9">
        <w:t>overzicht</w:t>
      </w:r>
      <w:r w:rsidR="00283BD6">
        <w:t>.</w:t>
      </w:r>
      <w:bookmarkEnd w:id="1541"/>
    </w:p>
    <w:p w:rsidR="00135F6C" w:rsidRDefault="00135F6C" w:rsidP="00135F6C"/>
    <w:p w:rsidR="00C5635B" w:rsidRDefault="004D7E29" w:rsidP="00C5635B">
      <w:pPr>
        <w:rPr>
          <w:ins w:id="1542" w:author="Paul Janssen" w:date="2017-01-29T15:39:00Z"/>
        </w:rPr>
      </w:pPr>
      <w:ins w:id="1543" w:author="Paul Janssen" w:date="2017-01-29T15:39:00Z">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583324</wp:posOffset>
              </wp:positionV>
              <wp:extent cx="14207490" cy="9537700"/>
              <wp:effectExtent l="0" t="0" r="0" b="0"/>
              <wp:wrapTopAndBottom/>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2. RRGS compleet.w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07490" cy="9537700"/>
                      </a:xfrm>
                      <a:prstGeom prst="rect">
                        <a:avLst/>
                      </a:prstGeom>
                    </pic:spPr>
                  </pic:pic>
                </a:graphicData>
              </a:graphic>
              <wp14:sizeRelH relativeFrom="page">
                <wp14:pctWidth>0</wp14:pctWidth>
              </wp14:sizeRelH>
              <wp14:sizeRelV relativeFrom="page">
                <wp14:pctHeight>0</wp14:pctHeight>
              </wp14:sizeRelV>
            </wp:anchor>
          </w:drawing>
        </w:r>
      </w:ins>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Del="004D7E29" w:rsidRDefault="004D7E29" w:rsidP="000C1E46">
      <w:pPr>
        <w:pStyle w:val="subparagraaftitel"/>
        <w:rPr>
          <w:del w:id="1544" w:author="Paul Janssen" w:date="2017-01-29T15:40:00Z"/>
        </w:rPr>
      </w:pPr>
      <w:bookmarkStart w:id="1545" w:name="_Toc473473912"/>
      <w:ins w:id="1546" w:author="Paul Janssen" w:date="2017-01-29T15:40:00Z">
        <w:r>
          <w:rPr>
            <w:noProof/>
          </w:rPr>
          <w:lastRenderedPageBreak/>
          <w:drawing>
            <wp:anchor distT="0" distB="0" distL="114300" distR="114300" simplePos="0" relativeHeight="251666432" behindDoc="0" locked="0" layoutInCell="1" allowOverlap="1">
              <wp:simplePos x="0" y="0"/>
              <wp:positionH relativeFrom="column">
                <wp:posOffset>173136</wp:posOffset>
              </wp:positionH>
              <wp:positionV relativeFrom="paragraph">
                <wp:posOffset>374234</wp:posOffset>
              </wp:positionV>
              <wp:extent cx="13479145" cy="9371965"/>
              <wp:effectExtent l="0" t="0" r="0" b="0"/>
              <wp:wrapTopAndBottom/>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 IMSW_totaal.w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479145" cy="9371965"/>
                      </a:xfrm>
                      <a:prstGeom prst="rect">
                        <a:avLst/>
                      </a:prstGeom>
                    </pic:spPr>
                  </pic:pic>
                </a:graphicData>
              </a:graphic>
              <wp14:sizeRelH relativeFrom="page">
                <wp14:pctWidth>0</wp14:pctWidth>
              </wp14:sizeRelH>
              <wp14:sizeRelV relativeFrom="page">
                <wp14:pctHeight>0</wp14:pctHeight>
              </wp14:sizeRelV>
            </wp:anchor>
          </w:drawing>
        </w:r>
      </w:ins>
      <w:r w:rsidR="00E331D9">
        <w:t xml:space="preserve">UML </w:t>
      </w:r>
      <w:r w:rsidR="001724FE">
        <w:t xml:space="preserve">- Stedelijk water </w:t>
      </w:r>
      <w:r w:rsidR="00E331D9">
        <w:t>overzicht</w:t>
      </w:r>
      <w:r w:rsidR="00283BD6">
        <w:t>.</w:t>
      </w:r>
      <w:bookmarkEnd w:id="1545"/>
    </w:p>
    <w:p w:rsidR="00A066AD" w:rsidDel="004D7E29" w:rsidRDefault="00A066AD">
      <w:pPr>
        <w:pStyle w:val="subparagraaftitel"/>
        <w:rPr>
          <w:del w:id="1547" w:author="Paul Janssen" w:date="2017-01-29T15:39:00Z"/>
        </w:rPr>
        <w:pPrChange w:id="1548" w:author="Paul Janssen" w:date="2017-01-29T15:40:00Z">
          <w:pPr/>
        </w:pPrChange>
      </w:pPr>
      <w:bookmarkStart w:id="1549" w:name="_Toc473467893"/>
      <w:bookmarkStart w:id="1550" w:name="_Toc473473913"/>
      <w:bookmarkEnd w:id="1549"/>
      <w:bookmarkEnd w:id="1550"/>
    </w:p>
    <w:p w:rsidR="00A066AD" w:rsidRPr="00A066AD" w:rsidDel="004D7E29" w:rsidRDefault="00A066AD">
      <w:pPr>
        <w:pStyle w:val="subparagraaftitel"/>
        <w:rPr>
          <w:del w:id="1551" w:author="Paul Janssen" w:date="2017-01-29T15:39:00Z"/>
        </w:rPr>
        <w:pPrChange w:id="1552" w:author="Paul Janssen" w:date="2017-01-29T15:40:00Z">
          <w:pPr/>
        </w:pPrChange>
      </w:pPr>
      <w:bookmarkStart w:id="1553" w:name="_Toc473467894"/>
      <w:bookmarkStart w:id="1554" w:name="_Toc473473914"/>
      <w:bookmarkEnd w:id="1553"/>
      <w:bookmarkEnd w:id="1554"/>
    </w:p>
    <w:p w:rsidR="003657E7" w:rsidRDefault="0038226A">
      <w:pPr>
        <w:pStyle w:val="subparagraaftitel"/>
        <w:pPrChange w:id="1555" w:author="Paul Janssen" w:date="2017-01-29T15:40:00Z">
          <w:pPr/>
        </w:pPrChange>
      </w:pPr>
      <w:del w:id="1556" w:author="Paul Janssen" w:date="2017-01-29T15:39:00Z">
        <w:r w:rsidDel="004D7E29">
          <w:rPr>
            <w:noProof/>
          </w:rPr>
          <w:drawing>
            <wp:anchor distT="0" distB="0" distL="114300" distR="114300" simplePos="0" relativeHeight="251640832"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70" cstate="print"/>
                      <a:stretch>
                        <a:fillRect/>
                      </a:stretch>
                    </pic:blipFill>
                    <pic:spPr>
                      <a:xfrm>
                        <a:off x="0" y="0"/>
                        <a:ext cx="14052550" cy="8758555"/>
                      </a:xfrm>
                      <a:prstGeom prst="rect">
                        <a:avLst/>
                      </a:prstGeom>
                    </pic:spPr>
                  </pic:pic>
                </a:graphicData>
              </a:graphic>
            </wp:anchor>
          </w:drawing>
        </w:r>
      </w:del>
      <w:bookmarkStart w:id="1557" w:name="_Toc473473915"/>
      <w:bookmarkEnd w:id="1557"/>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De waarden uit de </w:t>
      </w:r>
      <w:proofErr w:type="spellStart"/>
      <w:r w:rsidR="00673FC0">
        <w:t>waardelijst</w:t>
      </w:r>
      <w:proofErr w:type="spellEnd"/>
      <w:r w:rsidR="00673FC0">
        <w:t xml:space="preserve"> vinden hun definitie in dat gegevenswoordenboek.</w:t>
      </w:r>
      <w:r w:rsidR="00BF55BB">
        <w:t xml:space="preserve"> </w:t>
      </w:r>
      <w:r w:rsidR="00BF55BB" w:rsidRPr="00BF55BB">
        <w:t xml:space="preserve">Het GWSW is beschikbaar via </w:t>
      </w:r>
      <w:hyperlink r:id="rId71" w:history="1">
        <w:r w:rsidR="00BF55BB" w:rsidRPr="00BF55BB">
          <w:rPr>
            <w:rStyle w:val="Hyperlink"/>
          </w:rPr>
          <w:t>http://data.gwsw.nl</w:t>
        </w:r>
      </w:hyperlink>
      <w:r w:rsidR="00BF55BB" w:rsidRPr="00BF55BB">
        <w:t xml:space="preserve"> (de volledige soortenboom in html) en als </w:t>
      </w:r>
      <w:proofErr w:type="spellStart"/>
      <w:r w:rsidR="00BF55BB" w:rsidRPr="00BF55BB">
        <w:t>linked</w:t>
      </w:r>
      <w:proofErr w:type="spellEnd"/>
      <w:r w:rsidR="00BF55BB" w:rsidRPr="00BF55BB">
        <w:t xml:space="preserve"> open data via </w:t>
      </w:r>
      <w:hyperlink r:id="rId72"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73"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74"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1558" w:name="_Toc473473916"/>
      <w:r>
        <w:t>Object</w:t>
      </w:r>
      <w:r w:rsidR="00A26E72">
        <w:t>catalogus</w:t>
      </w:r>
      <w:r w:rsidR="00283BD6">
        <w:t>.</w:t>
      </w:r>
      <w:bookmarkEnd w:id="1558"/>
    </w:p>
    <w:p w:rsidR="0064486E" w:rsidRDefault="0064486E" w:rsidP="00576E1A">
      <w:pPr>
        <w:spacing w:line="240" w:lineRule="atLeast"/>
        <w:jc w:val="left"/>
        <w:rPr>
          <w:ins w:id="1559" w:author="Paul Janssen" w:date="2017-01-29T17:14:00Z"/>
        </w:rPr>
      </w:pPr>
      <w:ins w:id="1560" w:author="Paul Janssen" w:date="2017-01-29T17:14:00Z">
        <w:r w:rsidRPr="0064486E">
          <w:rPr>
            <w:highlight w:val="yellow"/>
            <w:rPrChange w:id="1561" w:author="Paul Janssen" w:date="2017-01-29T17:14:00Z">
              <w:rPr/>
            </w:rPrChange>
          </w:rPr>
          <w:t>NOG aanpassen.</w:t>
        </w:r>
      </w:ins>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1562"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1562"/>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042"/>
        <w:gridCol w:w="3218"/>
        <w:gridCol w:w="1462"/>
      </w:tblGrid>
      <w:tr w:rsidR="008C5482" w:rsidRPr="00631F8B" w:rsidTr="0063450E">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32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r w:rsidRPr="00631F8B">
              <w:rPr>
                <w:b/>
                <w:bCs/>
              </w:rPr>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AanduidingEisVoorzorgsmaatregel</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AnnotatieTypeValue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Appurtenance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BestandMediaTypeValue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BijlageTypeValue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BuisleidingTypeValue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BuisSpecifiek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ConditionOfFacilityIMKLValue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ContainerLeidingelement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DiepteAangrijpingspuntValue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DiepteNAP</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DiepteTovMaaiveld</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Duct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EffectcontourDodelijk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EffectScenarioType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EigenTopografie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EigenTopografieStatusValue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EisVoorzorgsmaatregelBijlage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ElectricityAppurtenanceTypeIMKLValue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lastRenderedPageBreak/>
              <w:t>ExtraDetailinfo</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ExtraDetailInfoTypeValue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ExtraGeometrie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ExtraInformatie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IMKLBasis</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Kabelbed</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KabelEnLeidingContainer</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KabelOfLeiding</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KabelSpecifiek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LabelpositieValue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MaatvoeringsTypeValue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NauwkeurigheidDiepteValue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NauwkeurigheidXYvalue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OilGasChemicalsAppurtenanceITypeIMKLValue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OilGasChemicalsProductTypeIMKLValue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OlieGasChemicalienPijpleiding</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PipeMaterialTypeIMKLValue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RioolleidingTypeValue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StedelijkWaterSpecifiek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TechnischContactpersoon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TechnischGebouw</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ThermalAppurtenanceTypeIMKLValue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ThermischePijpleiding</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TopografischObjectTypeValue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Transportroutedeel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TransportrouteRisico</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UtilityNetworkTypeIMKLValue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PipeMaterialTypeValue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UtilityNetwork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Cabinet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UtilityNetworkTypeValue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Pole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Duct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Tower</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Manhole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Appurtenance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SpecificAppurtenanceTypeValue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Common </w:t>
            </w:r>
            <w:proofErr w:type="spellStart"/>
            <w:r w:rsidRPr="00631F8B">
              <w:t>Utility</w:t>
            </w:r>
            <w:proofErr w:type="spellEnd"/>
            <w:r w:rsidRPr="00631F8B">
              <w:t xml:space="preserve"> Network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ElectricityAppurtenanceTypeValue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ElectricityCable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OilGasChemicalsPipe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w:t>
            </w:r>
            <w:proofErr w:type="spellStart"/>
            <w:r w:rsidRPr="00631F8B">
              <w:t>Chemicals</w:t>
            </w:r>
            <w:proofErr w:type="spellEnd"/>
            <w:r w:rsidRPr="00631F8B">
              <w:t xml:space="preserve">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OilGasChemicalsProductTypeValue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w:t>
            </w:r>
            <w:proofErr w:type="spellStart"/>
            <w:r w:rsidRPr="00631F8B">
              <w:t>Chemicals</w:t>
            </w:r>
            <w:proofErr w:type="spellEnd"/>
            <w:r w:rsidRPr="00631F8B">
              <w:t xml:space="preserve">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w:t>
            </w:r>
            <w:proofErr w:type="spellStart"/>
            <w:r w:rsidRPr="00631F8B">
              <w:t>Chemicals</w:t>
            </w:r>
            <w:proofErr w:type="spellEnd"/>
            <w:r w:rsidRPr="00631F8B">
              <w:t xml:space="preserve">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SewerWaterTypeValue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Sewer</w:t>
            </w:r>
            <w:proofErr w:type="spellEnd"/>
            <w:r w:rsidRPr="00631F8B">
              <w:t xml:space="preserve">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SewerPipe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Sewer</w:t>
            </w:r>
            <w:proofErr w:type="spellEnd"/>
            <w:r w:rsidRPr="00631F8B">
              <w:t xml:space="preserve">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Sewer</w:t>
            </w:r>
            <w:proofErr w:type="spellEnd"/>
            <w:r w:rsidRPr="00631F8B">
              <w:t xml:space="preserve">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TelecommunicationsCableMaterialTypeValue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TelecommunicationsCable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ThermalPipe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Thermal</w:t>
            </w:r>
            <w:proofErr w:type="spellEnd"/>
            <w:r w:rsidRPr="00631F8B">
              <w:t xml:space="preserve">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ThermalAppurtenanceTypeValue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Thermal</w:t>
            </w:r>
            <w:proofErr w:type="spellEnd"/>
            <w:r w:rsidRPr="00631F8B">
              <w:t xml:space="preserve">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WaterPipe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GeometryMethodValue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AddressComponent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LocatorLevelValue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LocatorDesignatorTypeValue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LocatorName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lastRenderedPageBreak/>
              <w:t>LocatorDesignator</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GeometrySpecificationValue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LocatorNameTypeValue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AddressLocator</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AddressRepresentation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GeographicPosition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TechnicalStatusValue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AdministrativeBoundary</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AdministrativeUnit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AdministrativeHierarchyLevel</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ResidenceOfAuthority</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LegalStatusValue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CadastralZoning</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Measure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ProductionAndIndustrialFacilitiesExtension</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CadastralParcel</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CadastralZoningLevelValue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BasicPropertyUnit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GrammaticalNumberValue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NameStatusValue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NativenessValue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PronunciationOfName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SpellingOfName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GrammaticalGenderValue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GeographicalName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ConditionOfConstructionValue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ElevationReferenceValue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HeightStatusValue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Elevation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DateOfEvent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ExternalReference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AbstractConstruction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HeightAboveGround</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bl>
    <w:p w:rsidR="00A11BC4" w:rsidRDefault="00573FDF" w:rsidP="00573FDF">
      <w:r>
        <w:t xml:space="preserve"> </w:t>
      </w:r>
    </w:p>
    <w:p w:rsidR="00A11BC4" w:rsidRDefault="00A11BC4"/>
    <w:p w:rsidR="00ED33F0" w:rsidRPr="00A26E72" w:rsidRDefault="00ED33F0" w:rsidP="001239D0">
      <w:pPr>
        <w:pStyle w:val="subparagraaftitel"/>
      </w:pPr>
      <w:bookmarkStart w:id="1563" w:name="_Toc406679648"/>
      <w:bookmarkStart w:id="1564" w:name="_Toc473473917"/>
      <w:bookmarkEnd w:id="1563"/>
      <w:r>
        <w:t>Geografische objecten</w:t>
      </w:r>
      <w:r w:rsidR="00283BD6">
        <w:t>.</w:t>
      </w:r>
      <w:bookmarkEnd w:id="1564"/>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1565" w:name="_Toc473473918"/>
      <w:r w:rsidRPr="00ED33F0">
        <w:lastRenderedPageBreak/>
        <w:t>Data typen</w:t>
      </w:r>
      <w:r w:rsidR="00283BD6">
        <w:t>.</w:t>
      </w:r>
      <w:bookmarkEnd w:id="1565"/>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1566" w:name="_Toc473473919"/>
      <w:r>
        <w:t>Waardelijsten</w:t>
      </w:r>
      <w:r w:rsidR="00283BD6">
        <w:t>.</w:t>
      </w:r>
      <w:bookmarkEnd w:id="1566"/>
    </w:p>
    <w:p w:rsidR="00F921B7" w:rsidRPr="00F921B7" w:rsidRDefault="00F921B7" w:rsidP="00F921B7">
      <w:pPr>
        <w:spacing w:line="240" w:lineRule="atLeast"/>
        <w:jc w:val="left"/>
      </w:pPr>
      <w:r w:rsidRPr="00F921B7">
        <w:t xml:space="preserve">Zie IMKL2015 – </w:t>
      </w:r>
      <w:proofErr w:type="spellStart"/>
      <w:r w:rsidR="001D3ADF">
        <w:t>waardelijst</w:t>
      </w:r>
      <w:proofErr w:type="spellEnd"/>
      <w:r w:rsidR="001D3ADF">
        <w:t xml:space="preserve"> register. (nu nog in Excel: </w:t>
      </w:r>
      <w:r w:rsidR="002B4B6E">
        <w:t xml:space="preserve">IMKL2015 - 1.1 </w:t>
      </w:r>
      <w:r w:rsidR="006D6D0B" w:rsidRPr="006D6D0B">
        <w:t>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1567" w:name="_Toc473473920"/>
      <w:r w:rsidRPr="00ED33F0">
        <w:t>Ge</w:t>
      </w:r>
      <w:r>
        <w:t>ï</w:t>
      </w:r>
      <w:r w:rsidRPr="00ED33F0">
        <w:t>mporteerde typen (informatief)</w:t>
      </w:r>
      <w:r w:rsidR="00283BD6">
        <w:t>.</w:t>
      </w:r>
      <w:bookmarkEnd w:id="1567"/>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1568" w:name="_Toc473473921"/>
      <w:r>
        <w:t>Referentie</w:t>
      </w:r>
      <w:r w:rsidR="00576E1A">
        <w:t>systemen</w:t>
      </w:r>
      <w:bookmarkEnd w:id="1568"/>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1569" w:name="_Toc473473922"/>
      <w:r>
        <w:t>Ruimtelijk</w:t>
      </w:r>
      <w:r w:rsidR="006B2CE6">
        <w:t xml:space="preserve"> referentiesysteem</w:t>
      </w:r>
      <w:r w:rsidR="00283BD6">
        <w:t>.</w:t>
      </w:r>
      <w:bookmarkEnd w:id="1569"/>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w:t>
      </w:r>
      <w:proofErr w:type="spellEnd"/>
      <w:r w:rsidR="00091499">
        <w:t>-informatie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proofErr w:type="spellEnd"/>
      <w:r w:rsidR="00E17D83">
        <w:t>-</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1570" w:name="_Toc473473923"/>
      <w:r>
        <w:t>Levering</w:t>
      </w:r>
      <w:bookmarkEnd w:id="1570"/>
    </w:p>
    <w:p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1571" w:name="_Toc473473924"/>
      <w:r>
        <w:t>Leveringsmedium</w:t>
      </w:r>
      <w:r w:rsidR="006C0D48">
        <w:t>.</w:t>
      </w:r>
      <w:bookmarkEnd w:id="1571"/>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1572" w:name="_Toc473473925"/>
      <w:r>
        <w:t>Formaten (</w:t>
      </w:r>
      <w:proofErr w:type="spellStart"/>
      <w:r>
        <w:t>encodings</w:t>
      </w:r>
      <w:proofErr w:type="spellEnd"/>
      <w:r>
        <w:t>)</w:t>
      </w:r>
      <w:r w:rsidR="006C0D48">
        <w:t>.</w:t>
      </w:r>
      <w:bookmarkEnd w:id="1572"/>
    </w:p>
    <w:p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75"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B2550D" w:rsidRDefault="00F42CD4">
      <w:pPr>
        <w:pStyle w:val="subparagraaftitel"/>
      </w:pPr>
      <w:bookmarkStart w:id="1573" w:name="_Toc449102276"/>
      <w:bookmarkStart w:id="1574" w:name="_Toc449109275"/>
      <w:bookmarkStart w:id="1575" w:name="_Toc298239783"/>
      <w:bookmarkStart w:id="1576" w:name="_Toc298240527"/>
      <w:bookmarkStart w:id="1577" w:name="_Toc310955916"/>
      <w:bookmarkStart w:id="1578" w:name="_Toc473473926"/>
      <w:bookmarkEnd w:id="1573"/>
      <w:bookmarkEnd w:id="1574"/>
      <w:bookmarkEnd w:id="1575"/>
      <w:bookmarkEnd w:id="1576"/>
      <w:r w:rsidRPr="001A1B81">
        <w:t xml:space="preserve">Nadere </w:t>
      </w:r>
      <w:r>
        <w:t xml:space="preserve">GML </w:t>
      </w:r>
      <w:r w:rsidRPr="001A1B81">
        <w:t>implementatie specificaties</w:t>
      </w:r>
      <w:bookmarkEnd w:id="1577"/>
      <w:bookmarkEnd w:id="1578"/>
      <w:r w:rsidRPr="001A1B81">
        <w:t xml:space="preserve"> </w:t>
      </w:r>
    </w:p>
    <w:p w:rsidR="00F42CD4" w:rsidRDefault="00F42CD4" w:rsidP="00F42CD4">
      <w:r w:rsidRPr="00EC50C0">
        <w:t xml:space="preserve">Voor het genereren van </w:t>
      </w:r>
      <w:r>
        <w:t>IMKL2015</w:t>
      </w:r>
      <w:r w:rsidRPr="00EC50C0">
        <w:t xml:space="preserve"> </w:t>
      </w:r>
      <w:proofErr w:type="spellStart"/>
      <w:r w:rsidRPr="00EC50C0">
        <w:t>gml</w:t>
      </w:r>
      <w:proofErr w:type="spellEnd"/>
      <w:r w:rsidRPr="00EC50C0">
        <w:t xml:space="preserve"> bestanden zijn er nog een aantal aanvullende afspraken.</w:t>
      </w:r>
    </w:p>
    <w:p w:rsidR="00F42CD4" w:rsidRDefault="00F42CD4" w:rsidP="00F42CD4"/>
    <w:p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rsidR="009A4642" w:rsidRDefault="00F42CD4" w:rsidP="00B631E8">
      <w:pPr>
        <w:rPr>
          <w:ins w:id="1579" w:author="Paul Janssen" w:date="2016-11-17T16:54:00Z"/>
        </w:rPr>
      </w:pPr>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ins w:id="1580" w:author="Paul Janssen" w:date="2016-11-17T16:54:00Z">
        <w:r w:rsidR="009A4642" w:rsidRPr="00F742BE">
          <w:rPr>
            <w:highlight w:val="yellow"/>
            <w:rPrChange w:id="1581" w:author="Paul Janssen" w:date="2016-11-17T17:04:00Z">
              <w:rPr/>
            </w:rPrChange>
          </w:rPr>
          <w:t>Er zijn twee situaties</w:t>
        </w:r>
        <w:r w:rsidR="00F742BE" w:rsidRPr="00F742BE">
          <w:rPr>
            <w:highlight w:val="yellow"/>
            <w:rPrChange w:id="1582" w:author="Paul Janssen" w:date="2016-11-17T17:04:00Z">
              <w:rPr/>
            </w:rPrChange>
          </w:rPr>
          <w:t>:</w:t>
        </w:r>
      </w:ins>
    </w:p>
    <w:p w:rsidR="00F742BE" w:rsidRDefault="00F742BE" w:rsidP="00B631E8">
      <w:pPr>
        <w:rPr>
          <w:ins w:id="1583" w:author="Paul Janssen" w:date="2016-11-17T16:54:00Z"/>
        </w:rPr>
      </w:pPr>
    </w:p>
    <w:p w:rsidR="009A4642" w:rsidRPr="00F742BE" w:rsidRDefault="009A4642" w:rsidP="00B631E8">
      <w:pPr>
        <w:rPr>
          <w:ins w:id="1584" w:author="Paul Janssen" w:date="2016-11-17T16:55:00Z"/>
          <w:i/>
          <w:rPrChange w:id="1585" w:author="Paul Janssen" w:date="2016-11-17T17:00:00Z">
            <w:rPr>
              <w:ins w:id="1586" w:author="Paul Janssen" w:date="2016-11-17T16:55:00Z"/>
            </w:rPr>
          </w:rPrChange>
        </w:rPr>
      </w:pPr>
      <w:ins w:id="1587" w:author="Paul Janssen" w:date="2016-11-17T16:55:00Z">
        <w:r w:rsidRPr="00F742BE">
          <w:rPr>
            <w:i/>
            <w:highlight w:val="yellow"/>
            <w:rPrChange w:id="1588" w:author="Paul Janssen" w:date="2016-11-17T17:04:00Z">
              <w:rPr/>
            </w:rPrChange>
          </w:rPr>
          <w:t xml:space="preserve">Een object met een NEN3610 of INSPIRE </w:t>
        </w:r>
        <w:proofErr w:type="spellStart"/>
        <w:r w:rsidRPr="00F742BE">
          <w:rPr>
            <w:i/>
            <w:highlight w:val="yellow"/>
            <w:rPrChange w:id="1589" w:author="Paul Janssen" w:date="2016-11-17T17:04:00Z">
              <w:rPr/>
            </w:rPrChange>
          </w:rPr>
          <w:t>id</w:t>
        </w:r>
      </w:ins>
      <w:ins w:id="1590" w:author="Paul Janssen" w:date="2016-11-17T16:58:00Z">
        <w:r w:rsidR="00F742BE" w:rsidRPr="00F742BE">
          <w:rPr>
            <w:i/>
            <w:highlight w:val="yellow"/>
            <w:rPrChange w:id="1591" w:author="Paul Janssen" w:date="2016-11-17T17:04:00Z">
              <w:rPr/>
            </w:rPrChange>
          </w:rPr>
          <w:t>entifier</w:t>
        </w:r>
      </w:ins>
      <w:proofErr w:type="spellEnd"/>
      <w:ins w:id="1592" w:author="Paul Janssen" w:date="2016-11-17T16:55:00Z">
        <w:r w:rsidRPr="00F742BE">
          <w:rPr>
            <w:i/>
            <w:highlight w:val="yellow"/>
            <w:rPrChange w:id="1593" w:author="Paul Janssen" w:date="2016-11-17T17:04:00Z">
              <w:rPr/>
            </w:rPrChange>
          </w:rPr>
          <w:t>:</w:t>
        </w:r>
      </w:ins>
    </w:p>
    <w:p w:rsidR="00B631E8" w:rsidRDefault="00455BC2" w:rsidP="00B631E8">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rsidR="00B631E8" w:rsidRDefault="00B631E8" w:rsidP="00B631E8">
      <w:pPr>
        <w:numPr>
          <w:ilvl w:val="0"/>
          <w:numId w:val="51"/>
        </w:numPr>
        <w:shd w:val="clear" w:color="auto" w:fill="FFFFFF"/>
        <w:spacing w:before="100" w:beforeAutospacing="1" w:after="100" w:afterAutospacing="1" w:line="304" w:lineRule="atLeast"/>
        <w:jc w:val="left"/>
        <w:rPr>
          <w:ins w:id="1594" w:author="Paul Janssen" w:date="2016-11-17T16:55:00Z"/>
        </w:rPr>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dan weer een '.' met daarna het volgnummer voor uitlevering.</w:t>
      </w:r>
    </w:p>
    <w:p w:rsidR="00F742BE" w:rsidRPr="00F742BE" w:rsidRDefault="009A4642">
      <w:pPr>
        <w:shd w:val="clear" w:color="auto" w:fill="FFFFFF"/>
        <w:jc w:val="left"/>
        <w:rPr>
          <w:ins w:id="1595" w:author="Paul Janssen" w:date="2016-11-17T17:00:00Z"/>
          <w:rFonts w:cs="Arial"/>
          <w:i/>
          <w:highlight w:val="yellow"/>
          <w:rPrChange w:id="1596" w:author="Paul Janssen" w:date="2016-11-17T17:04:00Z">
            <w:rPr>
              <w:ins w:id="1597" w:author="Paul Janssen" w:date="2016-11-17T17:00:00Z"/>
              <w:rFonts w:cs="Arial"/>
              <w:i/>
            </w:rPr>
          </w:rPrChange>
        </w:rPr>
        <w:pPrChange w:id="1598"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599" w:author="Paul Janssen" w:date="2016-11-17T16:56:00Z">
        <w:r w:rsidRPr="00F742BE">
          <w:rPr>
            <w:rFonts w:cs="Arial"/>
            <w:i/>
            <w:highlight w:val="yellow"/>
            <w:rPrChange w:id="1600" w:author="Paul Janssen" w:date="2016-11-17T17:04:00Z">
              <w:rPr/>
            </w:rPrChange>
          </w:rPr>
          <w:t xml:space="preserve">Object zonder NEN3610 of INSPIRE </w:t>
        </w:r>
        <w:proofErr w:type="spellStart"/>
        <w:r w:rsidRPr="00F742BE">
          <w:rPr>
            <w:rFonts w:cs="Arial"/>
            <w:i/>
            <w:highlight w:val="yellow"/>
            <w:rPrChange w:id="1601" w:author="Paul Janssen" w:date="2016-11-17T17:04:00Z">
              <w:rPr/>
            </w:rPrChange>
          </w:rPr>
          <w:t>identifier</w:t>
        </w:r>
      </w:ins>
      <w:proofErr w:type="spellEnd"/>
      <w:ins w:id="1602" w:author="Paul Janssen" w:date="2016-11-17T17:00:00Z">
        <w:r w:rsidR="00F742BE" w:rsidRPr="00F742BE">
          <w:rPr>
            <w:rFonts w:cs="Arial"/>
            <w:i/>
            <w:highlight w:val="yellow"/>
            <w:rPrChange w:id="1603" w:author="Paul Janssen" w:date="2016-11-17T17:04:00Z">
              <w:rPr/>
            </w:rPrChange>
          </w:rPr>
          <w:t>:</w:t>
        </w:r>
      </w:ins>
    </w:p>
    <w:p w:rsidR="00F742BE" w:rsidRPr="00352E17" w:rsidRDefault="00F742BE">
      <w:pPr>
        <w:shd w:val="clear" w:color="auto" w:fill="FFFFFF"/>
        <w:jc w:val="left"/>
        <w:rPr>
          <w:ins w:id="1604" w:author="Paul Janssen" w:date="2016-11-17T16:58:00Z"/>
          <w:rFonts w:cs="Arial"/>
        </w:rPr>
        <w:pPrChange w:id="1605"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606" w:author="Paul Janssen" w:date="2016-11-17T17:02:00Z">
        <w:r w:rsidRPr="00F742BE">
          <w:rPr>
            <w:rFonts w:cs="Arial"/>
            <w:highlight w:val="yellow"/>
            <w:rPrChange w:id="1607" w:author="Paul Janssen" w:date="2016-11-17T17:04:00Z">
              <w:rPr>
                <w:rFonts w:cs="Arial"/>
              </w:rPr>
            </w:rPrChange>
          </w:rPr>
          <w:t xml:space="preserve">In de regel zijn dit de </w:t>
        </w:r>
      </w:ins>
      <w:ins w:id="1608" w:author="Paul Janssen" w:date="2016-11-17T17:03:00Z">
        <w:r w:rsidRPr="00F742BE">
          <w:rPr>
            <w:rFonts w:cs="Arial"/>
            <w:highlight w:val="yellow"/>
            <w:rPrChange w:id="1609" w:author="Paul Janssen" w:date="2016-11-17T17:04:00Z">
              <w:rPr>
                <w:rFonts w:cs="Arial"/>
              </w:rPr>
            </w:rPrChange>
          </w:rPr>
          <w:t xml:space="preserve">geometrieën. Het </w:t>
        </w:r>
        <w:proofErr w:type="spellStart"/>
        <w:r w:rsidRPr="00F742BE">
          <w:rPr>
            <w:rFonts w:cs="Arial"/>
            <w:highlight w:val="yellow"/>
            <w:rPrChange w:id="1610" w:author="Paul Janssen" w:date="2016-11-17T17:04:00Z">
              <w:rPr>
                <w:rFonts w:cs="Arial"/>
              </w:rPr>
            </w:rPrChange>
          </w:rPr>
          <w:t>gml:id</w:t>
        </w:r>
        <w:proofErr w:type="spellEnd"/>
        <w:r w:rsidRPr="00F742BE">
          <w:rPr>
            <w:rFonts w:cs="Arial"/>
            <w:highlight w:val="yellow"/>
            <w:rPrChange w:id="1611" w:author="Paul Janssen" w:date="2016-11-17T17:04:00Z">
              <w:rPr>
                <w:rFonts w:cs="Arial"/>
              </w:rPr>
            </w:rPrChange>
          </w:rPr>
          <w:t xml:space="preserve"> is hiervoor vrij te kiezen en hoeft alleen uniek te zijn binnen een levering</w:t>
        </w:r>
      </w:ins>
      <w:ins w:id="1612" w:author="Paul Janssen" w:date="2016-11-17T17:04:00Z">
        <w:r w:rsidRPr="00F742BE">
          <w:rPr>
            <w:rFonts w:cs="Arial"/>
            <w:highlight w:val="yellow"/>
            <w:rPrChange w:id="1613" w:author="Paul Janssen" w:date="2016-11-17T17:04:00Z">
              <w:rPr>
                <w:rFonts w:cs="Arial"/>
              </w:rPr>
            </w:rPrChange>
          </w:rPr>
          <w:t>.</w:t>
        </w:r>
      </w:ins>
      <w:ins w:id="1614" w:author="Paul Janssen" w:date="2016-11-17T17:02:00Z">
        <w:r>
          <w:rPr>
            <w:rFonts w:cs="Arial"/>
          </w:rPr>
          <w:t xml:space="preserve"> </w:t>
        </w:r>
      </w:ins>
    </w:p>
    <w:p w:rsidR="00F742BE" w:rsidRPr="00107B9F" w:rsidDel="0064486E" w:rsidRDefault="00F742BE">
      <w:pPr>
        <w:shd w:val="clear" w:color="auto" w:fill="FFFFFF"/>
        <w:spacing w:before="100" w:beforeAutospacing="1" w:after="100" w:afterAutospacing="1" w:line="304" w:lineRule="atLeast"/>
        <w:jc w:val="left"/>
        <w:rPr>
          <w:del w:id="1615" w:author="Paul Janssen" w:date="2017-01-29T17:15:00Z"/>
        </w:rPr>
        <w:pPrChange w:id="1616" w:author="Paul Janssen" w:date="2016-11-17T16:56:00Z">
          <w:pPr>
            <w:numPr>
              <w:numId w:val="51"/>
            </w:numPr>
            <w:shd w:val="clear" w:color="auto" w:fill="FFFFFF"/>
            <w:tabs>
              <w:tab w:val="num" w:pos="720"/>
            </w:tabs>
            <w:spacing w:before="100" w:beforeAutospacing="1" w:after="100" w:afterAutospacing="1" w:line="304" w:lineRule="atLeast"/>
            <w:ind w:left="720" w:hanging="360"/>
            <w:jc w:val="left"/>
          </w:pPr>
        </w:pPrChange>
      </w:pPr>
    </w:p>
    <w:p w:rsidR="0064486E" w:rsidRDefault="0064486E" w:rsidP="00F42CD4">
      <w:pPr>
        <w:rPr>
          <w:ins w:id="1617" w:author="Paul Janssen" w:date="2017-01-29T17:15:00Z"/>
          <w:b/>
          <w:highlight w:val="yellow"/>
        </w:rPr>
      </w:pPr>
    </w:p>
    <w:p w:rsidR="00CF2935" w:rsidRPr="001550B5" w:rsidRDefault="00CF2935" w:rsidP="00F42CD4">
      <w:pPr>
        <w:rPr>
          <w:ins w:id="1618" w:author="Paul Janssen" w:date="2016-11-17T15:26:00Z"/>
          <w:b/>
          <w:highlight w:val="yellow"/>
          <w:rPrChange w:id="1619" w:author="Paul Janssen" w:date="2016-11-17T15:41:00Z">
            <w:rPr>
              <w:ins w:id="1620" w:author="Paul Janssen" w:date="2016-11-17T15:26:00Z"/>
              <w:b/>
            </w:rPr>
          </w:rPrChange>
        </w:rPr>
      </w:pPr>
      <w:proofErr w:type="spellStart"/>
      <w:ins w:id="1621" w:author="Paul Janssen" w:date="2016-11-17T15:25:00Z">
        <w:r w:rsidRPr="001550B5">
          <w:rPr>
            <w:b/>
            <w:highlight w:val="yellow"/>
            <w:rPrChange w:id="1622" w:author="Paul Janssen" w:date="2016-11-17T15:41:00Z">
              <w:rPr/>
            </w:rPrChange>
          </w:rPr>
          <w:t>Bounding</w:t>
        </w:r>
      </w:ins>
      <w:proofErr w:type="spellEnd"/>
      <w:ins w:id="1623" w:author="Paul Janssen" w:date="2016-11-17T15:35:00Z">
        <w:r w:rsidRPr="001550B5">
          <w:rPr>
            <w:b/>
            <w:highlight w:val="yellow"/>
            <w:rPrChange w:id="1624" w:author="Paul Janssen" w:date="2016-11-17T15:41:00Z">
              <w:rPr>
                <w:b/>
              </w:rPr>
            </w:rPrChange>
          </w:rPr>
          <w:t xml:space="preserve"> </w:t>
        </w:r>
      </w:ins>
      <w:ins w:id="1625" w:author="Paul Janssen" w:date="2016-11-17T15:32:00Z">
        <w:r w:rsidRPr="001550B5">
          <w:rPr>
            <w:b/>
            <w:highlight w:val="yellow"/>
            <w:rPrChange w:id="1626" w:author="Paul Janssen" w:date="2016-11-17T15:41:00Z">
              <w:rPr>
                <w:b/>
              </w:rPr>
            </w:rPrChange>
          </w:rPr>
          <w:t>B</w:t>
        </w:r>
      </w:ins>
      <w:ins w:id="1627" w:author="Paul Janssen" w:date="2016-11-17T15:25:00Z">
        <w:r w:rsidRPr="001550B5">
          <w:rPr>
            <w:b/>
            <w:highlight w:val="yellow"/>
            <w:rPrChange w:id="1628" w:author="Paul Janssen" w:date="2016-11-17T15:41:00Z">
              <w:rPr/>
            </w:rPrChange>
          </w:rPr>
          <w:t>ox</w:t>
        </w:r>
      </w:ins>
      <w:ins w:id="1629" w:author="Paul Janssen" w:date="2016-11-17T15:48:00Z">
        <w:r w:rsidR="00381388">
          <w:rPr>
            <w:b/>
            <w:highlight w:val="yellow"/>
          </w:rPr>
          <w:t xml:space="preserve"> </w:t>
        </w:r>
        <w:r w:rsidR="00381388" w:rsidRPr="00381388">
          <w:rPr>
            <w:i/>
            <w:highlight w:val="yellow"/>
            <w:rPrChange w:id="1630" w:author="Paul Janssen" w:date="2016-11-17T15:48:00Z">
              <w:rPr>
                <w:b/>
                <w:highlight w:val="yellow"/>
              </w:rPr>
            </w:rPrChange>
          </w:rPr>
          <w:t>(</w:t>
        </w:r>
        <w:proofErr w:type="spellStart"/>
        <w:r w:rsidR="00381388" w:rsidRPr="00381388">
          <w:rPr>
            <w:i/>
            <w:highlight w:val="yellow"/>
            <w:rPrChange w:id="1631" w:author="Paul Janssen" w:date="2016-11-17T15:48:00Z">
              <w:rPr>
                <w:b/>
                <w:highlight w:val="yellow"/>
              </w:rPr>
            </w:rPrChange>
          </w:rPr>
          <w:t>gml:boundedBy</w:t>
        </w:r>
        <w:proofErr w:type="spellEnd"/>
        <w:r w:rsidR="00381388">
          <w:rPr>
            <w:i/>
            <w:highlight w:val="yellow"/>
          </w:rPr>
          <w:t>)</w:t>
        </w:r>
      </w:ins>
    </w:p>
    <w:p w:rsidR="00CF2935" w:rsidRPr="00F742BE" w:rsidRDefault="001550B5">
      <w:pPr>
        <w:rPr>
          <w:ins w:id="1632" w:author="Paul Janssen" w:date="2016-11-17T15:26:00Z"/>
          <w:highlight w:val="yellow"/>
          <w:rPrChange w:id="1633" w:author="Paul Janssen" w:date="2016-11-17T16:59:00Z">
            <w:rPr>
              <w:ins w:id="1634" w:author="Paul Janssen" w:date="2016-11-17T15:26:00Z"/>
              <w:b/>
            </w:rPr>
          </w:rPrChange>
        </w:rPr>
      </w:pPr>
      <w:ins w:id="1635" w:author="Paul Janssen" w:date="2016-11-17T15:42:00Z">
        <w:r w:rsidRPr="00F742BE">
          <w:rPr>
            <w:highlight w:val="yellow"/>
            <w:rPrChange w:id="1636" w:author="Paul Janssen" w:date="2016-11-17T16:59:00Z">
              <w:rPr>
                <w:b/>
                <w:highlight w:val="yellow"/>
              </w:rPr>
            </w:rPrChange>
          </w:rPr>
          <w:t xml:space="preserve">Het is in </w:t>
        </w:r>
      </w:ins>
      <w:ins w:id="1637" w:author="Paul Janssen" w:date="2016-11-17T15:26:00Z">
        <w:r w:rsidR="00CF2935" w:rsidRPr="00F742BE">
          <w:rPr>
            <w:highlight w:val="yellow"/>
            <w:rPrChange w:id="1638" w:author="Paul Janssen" w:date="2016-11-17T16:59:00Z">
              <w:rPr>
                <w:b/>
              </w:rPr>
            </w:rPrChange>
          </w:rPr>
          <w:t xml:space="preserve">GML </w:t>
        </w:r>
      </w:ins>
      <w:ins w:id="1639" w:author="Paul Janssen" w:date="2016-11-17T15:42:00Z">
        <w:r w:rsidRPr="00F742BE">
          <w:rPr>
            <w:highlight w:val="yellow"/>
            <w:rPrChange w:id="1640" w:author="Paul Janssen" w:date="2016-11-17T16:59:00Z">
              <w:rPr>
                <w:b/>
                <w:highlight w:val="yellow"/>
              </w:rPr>
            </w:rPrChange>
          </w:rPr>
          <w:t>optioneel om e</w:t>
        </w:r>
      </w:ins>
      <w:ins w:id="1641" w:author="Paul Janssen" w:date="2016-11-17T15:26:00Z">
        <w:r w:rsidR="00CF2935" w:rsidRPr="00F742BE">
          <w:rPr>
            <w:highlight w:val="yellow"/>
            <w:rPrChange w:id="1642" w:author="Paul Janssen" w:date="2016-11-17T16:59:00Z">
              <w:rPr>
                <w:b/>
              </w:rPr>
            </w:rPrChange>
          </w:rPr>
          <w:t xml:space="preserve">en </w:t>
        </w:r>
        <w:proofErr w:type="spellStart"/>
        <w:r w:rsidR="00CF2935" w:rsidRPr="00F742BE">
          <w:rPr>
            <w:highlight w:val="yellow"/>
            <w:rPrChange w:id="1643" w:author="Paul Janssen" w:date="2016-11-17T16:59:00Z">
              <w:rPr>
                <w:b/>
              </w:rPr>
            </w:rPrChange>
          </w:rPr>
          <w:t>bounding</w:t>
        </w:r>
        <w:proofErr w:type="spellEnd"/>
        <w:r w:rsidR="00CF2935" w:rsidRPr="00F742BE">
          <w:rPr>
            <w:highlight w:val="yellow"/>
            <w:rPrChange w:id="1644" w:author="Paul Janssen" w:date="2016-11-17T16:59:00Z">
              <w:rPr>
                <w:b/>
              </w:rPr>
            </w:rPrChange>
          </w:rPr>
          <w:t xml:space="preserve"> box </w:t>
        </w:r>
      </w:ins>
      <w:ins w:id="1645" w:author="Paul Janssen" w:date="2016-11-17T15:43:00Z">
        <w:r w:rsidRPr="00F742BE">
          <w:rPr>
            <w:highlight w:val="yellow"/>
            <w:rPrChange w:id="1646" w:author="Paul Janssen" w:date="2016-11-17T16:59:00Z">
              <w:rPr>
                <w:b/>
                <w:highlight w:val="yellow"/>
              </w:rPr>
            </w:rPrChange>
          </w:rPr>
          <w:t xml:space="preserve">te </w:t>
        </w:r>
      </w:ins>
      <w:ins w:id="1647" w:author="Paul Janssen" w:date="2016-11-17T15:45:00Z">
        <w:r w:rsidRPr="00F742BE">
          <w:rPr>
            <w:highlight w:val="yellow"/>
            <w:rPrChange w:id="1648" w:author="Paul Janssen" w:date="2016-11-17T16:59:00Z">
              <w:rPr>
                <w:b/>
                <w:highlight w:val="yellow"/>
              </w:rPr>
            </w:rPrChange>
          </w:rPr>
          <w:t>definiëren</w:t>
        </w:r>
      </w:ins>
      <w:ins w:id="1649" w:author="Paul Janssen" w:date="2016-11-17T15:42:00Z">
        <w:r w:rsidRPr="00F742BE">
          <w:rPr>
            <w:highlight w:val="yellow"/>
            <w:rPrChange w:id="1650" w:author="Paul Janssen" w:date="2016-11-17T16:59:00Z">
              <w:rPr>
                <w:b/>
                <w:highlight w:val="yellow"/>
              </w:rPr>
            </w:rPrChange>
          </w:rPr>
          <w:t xml:space="preserve"> </w:t>
        </w:r>
      </w:ins>
      <w:ins w:id="1651" w:author="Paul Janssen" w:date="2016-11-17T15:26:00Z">
        <w:r w:rsidR="00CF2935" w:rsidRPr="00F742BE">
          <w:rPr>
            <w:highlight w:val="yellow"/>
            <w:rPrChange w:id="1652" w:author="Paul Janssen" w:date="2016-11-17T16:59:00Z">
              <w:rPr>
                <w:b/>
              </w:rPr>
            </w:rPrChange>
          </w:rPr>
          <w:t xml:space="preserve">waarin een rechthoek is opgenomen die </w:t>
        </w:r>
      </w:ins>
      <w:ins w:id="1653" w:author="Paul Janssen" w:date="2016-11-17T15:28:00Z">
        <w:r w:rsidR="00CF2935" w:rsidRPr="00F742BE">
          <w:rPr>
            <w:highlight w:val="yellow"/>
            <w:rPrChange w:id="1654" w:author="Paul Janssen" w:date="2016-11-17T16:59:00Z">
              <w:rPr>
                <w:b/>
              </w:rPr>
            </w:rPrChange>
          </w:rPr>
          <w:t>middels een linkerbenedenhoek en rechte</w:t>
        </w:r>
      </w:ins>
      <w:ins w:id="1655" w:author="Paul Janssen" w:date="2016-11-17T15:43:00Z">
        <w:r w:rsidRPr="00F742BE">
          <w:rPr>
            <w:highlight w:val="yellow"/>
            <w:rPrChange w:id="1656" w:author="Paul Janssen" w:date="2016-11-17T16:59:00Z">
              <w:rPr>
                <w:b/>
                <w:highlight w:val="yellow"/>
              </w:rPr>
            </w:rPrChange>
          </w:rPr>
          <w:t>r</w:t>
        </w:r>
      </w:ins>
      <w:ins w:id="1657" w:author="Paul Janssen" w:date="2016-11-17T15:28:00Z">
        <w:r w:rsidR="00CF2935" w:rsidRPr="00F742BE">
          <w:rPr>
            <w:highlight w:val="yellow"/>
            <w:rPrChange w:id="1658" w:author="Paul Janssen" w:date="2016-11-17T16:59:00Z">
              <w:rPr>
                <w:b/>
              </w:rPr>
            </w:rPrChange>
          </w:rPr>
          <w:t xml:space="preserve">bovenhoek </w:t>
        </w:r>
      </w:ins>
      <w:ins w:id="1659" w:author="Paul Janssen" w:date="2016-11-17T15:26:00Z">
        <w:r w:rsidR="00CF2935" w:rsidRPr="00F742BE">
          <w:rPr>
            <w:highlight w:val="yellow"/>
            <w:rPrChange w:id="1660" w:author="Paul Janssen" w:date="2016-11-17T16:59:00Z">
              <w:rPr>
                <w:b/>
              </w:rPr>
            </w:rPrChange>
          </w:rPr>
          <w:t xml:space="preserve">de </w:t>
        </w:r>
        <w:proofErr w:type="spellStart"/>
        <w:r w:rsidR="00CF2935" w:rsidRPr="00F742BE">
          <w:rPr>
            <w:highlight w:val="yellow"/>
            <w:rPrChange w:id="1661" w:author="Paul Janssen" w:date="2016-11-17T16:59:00Z">
              <w:rPr>
                <w:b/>
              </w:rPr>
            </w:rPrChange>
          </w:rPr>
          <w:t>extent</w:t>
        </w:r>
        <w:proofErr w:type="spellEnd"/>
        <w:r w:rsidR="00CF2935" w:rsidRPr="00F742BE">
          <w:rPr>
            <w:highlight w:val="yellow"/>
            <w:rPrChange w:id="1662" w:author="Paul Janssen" w:date="2016-11-17T16:59:00Z">
              <w:rPr>
                <w:b/>
              </w:rPr>
            </w:rPrChange>
          </w:rPr>
          <w:t xml:space="preserve"> van de </w:t>
        </w:r>
      </w:ins>
      <w:ins w:id="1663" w:author="Paul Janssen" w:date="2016-11-17T15:43:00Z">
        <w:r w:rsidRPr="00F742BE">
          <w:rPr>
            <w:highlight w:val="yellow"/>
            <w:rPrChange w:id="1664" w:author="Paul Janssen" w:date="2016-11-17T16:59:00Z">
              <w:rPr>
                <w:b/>
                <w:highlight w:val="yellow"/>
              </w:rPr>
            </w:rPrChange>
          </w:rPr>
          <w:t>coördinaten</w:t>
        </w:r>
      </w:ins>
      <w:ins w:id="1665" w:author="Paul Janssen" w:date="2016-11-17T15:26:00Z">
        <w:r w:rsidR="00CF2935" w:rsidRPr="00F742BE">
          <w:rPr>
            <w:highlight w:val="yellow"/>
            <w:rPrChange w:id="1666" w:author="Paul Janssen" w:date="2016-11-17T16:59:00Z">
              <w:rPr>
                <w:b/>
              </w:rPr>
            </w:rPrChange>
          </w:rPr>
          <w:t xml:space="preserve"> weergeeft.</w:t>
        </w:r>
      </w:ins>
    </w:p>
    <w:p w:rsidR="00CF2935" w:rsidRPr="00F742BE" w:rsidRDefault="001550B5">
      <w:pPr>
        <w:rPr>
          <w:ins w:id="1667" w:author="Paul Janssen" w:date="2016-11-17T15:30:00Z"/>
          <w:highlight w:val="yellow"/>
          <w:rPrChange w:id="1668" w:author="Paul Janssen" w:date="2016-11-17T16:59:00Z">
            <w:rPr>
              <w:ins w:id="1669" w:author="Paul Janssen" w:date="2016-11-17T15:30:00Z"/>
              <w:b/>
            </w:rPr>
          </w:rPrChange>
        </w:rPr>
      </w:pPr>
      <w:ins w:id="1670" w:author="Paul Janssen" w:date="2016-11-17T15:43:00Z">
        <w:r w:rsidRPr="00F742BE">
          <w:rPr>
            <w:highlight w:val="yellow"/>
            <w:rPrChange w:id="1671" w:author="Paul Janssen" w:date="2016-11-17T16:59:00Z">
              <w:rPr>
                <w:b/>
                <w:highlight w:val="yellow"/>
              </w:rPr>
            </w:rPrChange>
          </w:rPr>
          <w:t xml:space="preserve">Voor </w:t>
        </w:r>
      </w:ins>
      <w:ins w:id="1672" w:author="Paul Janssen" w:date="2016-11-17T15:29:00Z">
        <w:r w:rsidR="00CF2935" w:rsidRPr="00F742BE">
          <w:rPr>
            <w:highlight w:val="yellow"/>
            <w:rPrChange w:id="1673" w:author="Paul Janssen" w:date="2016-11-17T16:59:00Z">
              <w:rPr>
                <w:b/>
              </w:rPr>
            </w:rPrChange>
          </w:rPr>
          <w:t xml:space="preserve">WION </w:t>
        </w:r>
      </w:ins>
      <w:ins w:id="1674" w:author="Paul Janssen" w:date="2016-11-17T15:43:00Z">
        <w:r w:rsidRPr="00F742BE">
          <w:rPr>
            <w:highlight w:val="yellow"/>
            <w:rPrChange w:id="1675" w:author="Paul Janssen" w:date="2016-11-17T16:59:00Z">
              <w:rPr>
                <w:b/>
                <w:highlight w:val="yellow"/>
              </w:rPr>
            </w:rPrChange>
          </w:rPr>
          <w:t>geldt de volgende regel</w:t>
        </w:r>
      </w:ins>
      <w:ins w:id="1676" w:author="Paul Janssen" w:date="2016-11-17T15:29:00Z">
        <w:r w:rsidR="00CF2935" w:rsidRPr="00F742BE">
          <w:rPr>
            <w:highlight w:val="yellow"/>
            <w:rPrChange w:id="1677" w:author="Paul Janssen" w:date="2016-11-17T16:59:00Z">
              <w:rPr>
                <w:b/>
              </w:rPr>
            </w:rPrChange>
          </w:rPr>
          <w:t>:</w:t>
        </w:r>
      </w:ins>
    </w:p>
    <w:p w:rsidR="00F42CD4" w:rsidRPr="001550B5" w:rsidRDefault="001550B5">
      <w:pPr>
        <w:rPr>
          <w:ins w:id="1678" w:author="Paul Janssen" w:date="2016-11-17T15:40:00Z"/>
          <w:b/>
          <w:highlight w:val="yellow"/>
          <w:rPrChange w:id="1679" w:author="Paul Janssen" w:date="2016-11-17T15:41:00Z">
            <w:rPr>
              <w:ins w:id="1680" w:author="Paul Janssen" w:date="2016-11-17T15:40:00Z"/>
              <w:b/>
            </w:rPr>
          </w:rPrChange>
        </w:rPr>
      </w:pPr>
      <w:ins w:id="1681" w:author="Paul Janssen" w:date="2016-11-17T15:44:00Z">
        <w:r w:rsidRPr="00F742BE">
          <w:rPr>
            <w:highlight w:val="yellow"/>
            <w:rPrChange w:id="1682" w:author="Paul Janssen" w:date="2016-11-17T16:59:00Z">
              <w:rPr>
                <w:b/>
                <w:highlight w:val="yellow"/>
              </w:rPr>
            </w:rPrChange>
          </w:rPr>
          <w:t xml:space="preserve">Een </w:t>
        </w:r>
        <w:proofErr w:type="spellStart"/>
        <w:r w:rsidRPr="00F742BE">
          <w:rPr>
            <w:highlight w:val="yellow"/>
            <w:rPrChange w:id="1683" w:author="Paul Janssen" w:date="2016-11-17T16:59:00Z">
              <w:rPr>
                <w:b/>
                <w:highlight w:val="yellow"/>
              </w:rPr>
            </w:rPrChange>
          </w:rPr>
          <w:t>bounding</w:t>
        </w:r>
        <w:proofErr w:type="spellEnd"/>
        <w:r w:rsidRPr="00F742BE">
          <w:rPr>
            <w:highlight w:val="yellow"/>
            <w:rPrChange w:id="1684" w:author="Paul Janssen" w:date="2016-11-17T16:59:00Z">
              <w:rPr>
                <w:b/>
                <w:highlight w:val="yellow"/>
              </w:rPr>
            </w:rPrChange>
          </w:rPr>
          <w:t xml:space="preserve"> box</w:t>
        </w:r>
      </w:ins>
      <w:ins w:id="1685" w:author="Paul Janssen" w:date="2016-11-17T15:30:00Z">
        <w:r w:rsidR="00CF2935" w:rsidRPr="00F742BE">
          <w:rPr>
            <w:highlight w:val="yellow"/>
            <w:rPrChange w:id="1686" w:author="Paul Janssen" w:date="2016-11-17T16:59:00Z">
              <w:rPr>
                <w:b/>
              </w:rPr>
            </w:rPrChange>
          </w:rPr>
          <w:t xml:space="preserve"> is </w:t>
        </w:r>
        <w:r w:rsidR="00CF2935" w:rsidRPr="00170B60">
          <w:rPr>
            <w:highlight w:val="green"/>
            <w:rPrChange w:id="1687" w:author="Paul Janssen" w:date="2017-02-15T17:47:00Z">
              <w:rPr>
                <w:b/>
              </w:rPr>
            </w:rPrChange>
          </w:rPr>
          <w:t xml:space="preserve">verplicht alleen voor het hele bestand </w:t>
        </w:r>
      </w:ins>
      <w:ins w:id="1688" w:author="Paul Janssen" w:date="2017-03-03T15:14:00Z">
        <w:r w:rsidR="009E31C9">
          <w:rPr>
            <w:highlight w:val="green"/>
          </w:rPr>
          <w:t>bij uitlevering</w:t>
        </w:r>
      </w:ins>
      <w:ins w:id="1689" w:author="Paul Janssen" w:date="2016-11-17T15:30:00Z">
        <w:r w:rsidR="00CF2935" w:rsidRPr="00170B60">
          <w:rPr>
            <w:highlight w:val="green"/>
            <w:rPrChange w:id="1690" w:author="Paul Janssen" w:date="2017-02-15T17:47:00Z">
              <w:rPr>
                <w:b/>
              </w:rPr>
            </w:rPrChange>
          </w:rPr>
          <w:t xml:space="preserve">en </w:t>
        </w:r>
      </w:ins>
      <w:ins w:id="1691" w:author="Paul Janssen" w:date="2017-03-03T15:14:00Z">
        <w:r w:rsidR="009E31C9">
          <w:rPr>
            <w:highlight w:val="green"/>
          </w:rPr>
          <w:t xml:space="preserve">en </w:t>
        </w:r>
      </w:ins>
      <w:ins w:id="1692" w:author="Paul Janssen" w:date="2016-11-17T15:30:00Z">
        <w:r w:rsidR="00CF2935" w:rsidRPr="00170B60">
          <w:rPr>
            <w:highlight w:val="green"/>
            <w:rPrChange w:id="1693" w:author="Paul Janssen" w:date="2017-02-15T17:47:00Z">
              <w:rPr>
                <w:b/>
              </w:rPr>
            </w:rPrChange>
          </w:rPr>
          <w:t>is niet</w:t>
        </w:r>
        <w:r w:rsidR="00CF2935" w:rsidRPr="00170B60">
          <w:rPr>
            <w:rPrChange w:id="1694" w:author="Paul Janssen" w:date="2017-02-15T17:47:00Z">
              <w:rPr>
                <w:b/>
              </w:rPr>
            </w:rPrChange>
          </w:rPr>
          <w:t xml:space="preserve"> </w:t>
        </w:r>
        <w:r w:rsidR="00CF2935" w:rsidRPr="00F742BE">
          <w:rPr>
            <w:highlight w:val="yellow"/>
            <w:rPrChange w:id="1695" w:author="Paul Janssen" w:date="2016-11-17T16:59:00Z">
              <w:rPr>
                <w:b/>
              </w:rPr>
            </w:rPrChange>
          </w:rPr>
          <w:t xml:space="preserve">opgenomen bij individuele </w:t>
        </w:r>
      </w:ins>
      <w:ins w:id="1696" w:author="Paul Janssen" w:date="2016-11-17T15:31:00Z">
        <w:r w:rsidR="00CF2935" w:rsidRPr="00F742BE">
          <w:rPr>
            <w:highlight w:val="yellow"/>
            <w:rPrChange w:id="1697" w:author="Paul Janssen" w:date="2016-11-17T16:59:00Z">
              <w:rPr>
                <w:b/>
              </w:rPr>
            </w:rPrChange>
          </w:rPr>
          <w:t>geometrieën</w:t>
        </w:r>
        <w:r w:rsidR="009E31C9">
          <w:rPr>
            <w:highlight w:val="yellow"/>
          </w:rPr>
          <w:t>.</w:t>
        </w:r>
      </w:ins>
      <w:del w:id="1698" w:author="Paul Janssen" w:date="2016-11-17T15:26:00Z">
        <w:r w:rsidR="00F42CD4" w:rsidRPr="001550B5" w:rsidDel="00CF2935">
          <w:rPr>
            <w:b/>
            <w:highlight w:val="yellow"/>
            <w:rPrChange w:id="1699" w:author="Paul Janssen" w:date="2016-11-17T15:41:00Z">
              <w:rPr/>
            </w:rPrChange>
          </w:rPr>
          <w:delText xml:space="preserve"> </w:delText>
        </w:r>
      </w:del>
    </w:p>
    <w:p w:rsidR="001550B5" w:rsidRPr="001550B5" w:rsidRDefault="001550B5" w:rsidP="00F42CD4">
      <w:pPr>
        <w:rPr>
          <w:ins w:id="1700" w:author="Paul Janssen" w:date="2016-11-17T15:40:00Z"/>
          <w:b/>
          <w:highlight w:val="yellow"/>
          <w:rPrChange w:id="1701" w:author="Paul Janssen" w:date="2016-11-17T15:41:00Z">
            <w:rPr>
              <w:ins w:id="1702" w:author="Paul Janssen" w:date="2016-11-17T15:40:00Z"/>
              <w:b/>
            </w:rPr>
          </w:rPrChange>
        </w:rPr>
      </w:pPr>
    </w:p>
    <w:p w:rsidR="001550B5" w:rsidRPr="001550B5" w:rsidRDefault="001550B5" w:rsidP="00F42CD4">
      <w:pPr>
        <w:rPr>
          <w:ins w:id="1703" w:author="Paul Janssen" w:date="2016-11-17T15:40:00Z"/>
          <w:b/>
          <w:highlight w:val="yellow"/>
          <w:lang w:val="en-GB"/>
          <w:rPrChange w:id="1704" w:author="Paul Janssen" w:date="2016-11-17T15:41:00Z">
            <w:rPr>
              <w:ins w:id="1705" w:author="Paul Janssen" w:date="2016-11-17T15:40:00Z"/>
              <w:b/>
            </w:rPr>
          </w:rPrChange>
        </w:rPr>
      </w:pPr>
      <w:proofErr w:type="spellStart"/>
      <w:ins w:id="1706" w:author="Paul Janssen" w:date="2016-11-17T15:40:00Z">
        <w:r w:rsidRPr="001550B5">
          <w:rPr>
            <w:b/>
            <w:highlight w:val="yellow"/>
            <w:lang w:val="en-GB"/>
            <w:rPrChange w:id="1707" w:author="Paul Janssen" w:date="2016-11-17T15:41:00Z">
              <w:rPr>
                <w:b/>
              </w:rPr>
            </w:rPrChange>
          </w:rPr>
          <w:t>Voorbeeld</w:t>
        </w:r>
        <w:proofErr w:type="spellEnd"/>
        <w:r w:rsidRPr="001550B5">
          <w:rPr>
            <w:b/>
            <w:highlight w:val="yellow"/>
            <w:lang w:val="en-GB"/>
            <w:rPrChange w:id="1708" w:author="Paul Janssen" w:date="2016-11-17T15:41:00Z">
              <w:rPr>
                <w:b/>
              </w:rPr>
            </w:rPrChange>
          </w:rPr>
          <w:t>:</w:t>
        </w:r>
      </w:ins>
    </w:p>
    <w:p w:rsidR="001550B5" w:rsidRPr="001550B5" w:rsidRDefault="001550B5" w:rsidP="001550B5">
      <w:pPr>
        <w:autoSpaceDE w:val="0"/>
        <w:autoSpaceDN w:val="0"/>
        <w:adjustRightInd w:val="0"/>
        <w:spacing w:line="240" w:lineRule="auto"/>
        <w:jc w:val="left"/>
        <w:rPr>
          <w:ins w:id="1709" w:author="Paul Janssen" w:date="2016-11-17T15:41:00Z"/>
          <w:rFonts w:ascii="Arial" w:hAnsi="Arial" w:cs="Arial"/>
          <w:color w:val="000000"/>
          <w:highlight w:val="yellow"/>
          <w:lang w:val="en-GB"/>
          <w:rPrChange w:id="1710" w:author="Paul Janssen" w:date="2016-11-17T15:41:00Z">
            <w:rPr>
              <w:ins w:id="1711" w:author="Paul Janssen" w:date="2016-11-17T15:41:00Z"/>
              <w:rFonts w:ascii="Arial" w:hAnsi="Arial" w:cs="Arial"/>
              <w:color w:val="000000"/>
              <w:sz w:val="20"/>
              <w:szCs w:val="20"/>
              <w:highlight w:val="white"/>
            </w:rPr>
          </w:rPrChange>
        </w:rPr>
      </w:pPr>
      <w:ins w:id="1712" w:author="Paul Janssen" w:date="2016-11-17T15:41:00Z">
        <w:r w:rsidRPr="001550B5">
          <w:rPr>
            <w:rFonts w:ascii="Arial" w:hAnsi="Arial" w:cs="Arial"/>
            <w:color w:val="0000FF"/>
            <w:highlight w:val="yellow"/>
            <w:lang w:val="en-GB"/>
            <w:rPrChange w:id="1713" w:author="Paul Janssen" w:date="2016-11-17T15:41:00Z">
              <w:rPr>
                <w:rFonts w:ascii="Arial" w:hAnsi="Arial" w:cs="Arial"/>
                <w:color w:val="0000FF"/>
                <w:sz w:val="20"/>
                <w:szCs w:val="20"/>
                <w:highlight w:val="white"/>
              </w:rPr>
            </w:rPrChange>
          </w:rPr>
          <w:t>&lt;</w:t>
        </w:r>
        <w:proofErr w:type="spellStart"/>
        <w:r w:rsidRPr="001550B5">
          <w:rPr>
            <w:rFonts w:ascii="Arial" w:hAnsi="Arial" w:cs="Arial"/>
            <w:color w:val="800000"/>
            <w:highlight w:val="yellow"/>
            <w:lang w:val="en-GB"/>
            <w:rPrChange w:id="1714" w:author="Paul Janssen" w:date="2016-11-17T15:41:00Z">
              <w:rPr>
                <w:rFonts w:ascii="Arial" w:hAnsi="Arial" w:cs="Arial"/>
                <w:color w:val="800000"/>
                <w:sz w:val="20"/>
                <w:szCs w:val="20"/>
                <w:highlight w:val="white"/>
              </w:rPr>
            </w:rPrChange>
          </w:rPr>
          <w:t>gml:boundedBy</w:t>
        </w:r>
        <w:proofErr w:type="spellEnd"/>
        <w:r w:rsidRPr="001550B5">
          <w:rPr>
            <w:rFonts w:ascii="Arial" w:hAnsi="Arial" w:cs="Arial"/>
            <w:color w:val="0000FF"/>
            <w:highlight w:val="yellow"/>
            <w:lang w:val="en-GB"/>
            <w:rPrChange w:id="1715"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716" w:author="Paul Janssen" w:date="2016-11-17T15:41:00Z"/>
          <w:rFonts w:ascii="Arial" w:hAnsi="Arial" w:cs="Arial"/>
          <w:color w:val="000000"/>
          <w:highlight w:val="yellow"/>
          <w:lang w:val="en-GB"/>
          <w:rPrChange w:id="1717" w:author="Paul Janssen" w:date="2016-11-17T15:41:00Z">
            <w:rPr>
              <w:ins w:id="1718" w:author="Paul Janssen" w:date="2016-11-17T15:41:00Z"/>
              <w:rFonts w:ascii="Arial" w:hAnsi="Arial" w:cs="Arial"/>
              <w:color w:val="000000"/>
              <w:sz w:val="20"/>
              <w:szCs w:val="20"/>
              <w:highlight w:val="white"/>
            </w:rPr>
          </w:rPrChange>
        </w:rPr>
      </w:pPr>
      <w:ins w:id="1719" w:author="Paul Janssen" w:date="2016-11-17T15:41:00Z">
        <w:r w:rsidRPr="001550B5">
          <w:rPr>
            <w:rFonts w:ascii="Arial" w:hAnsi="Arial" w:cs="Arial"/>
            <w:color w:val="0000FF"/>
            <w:highlight w:val="yellow"/>
            <w:lang w:val="en-GB"/>
            <w:rPrChange w:id="1720" w:author="Paul Janssen" w:date="2016-11-17T15:41:00Z">
              <w:rPr>
                <w:rFonts w:ascii="Arial" w:hAnsi="Arial" w:cs="Arial"/>
                <w:color w:val="0000FF"/>
                <w:sz w:val="20"/>
                <w:szCs w:val="20"/>
                <w:highlight w:val="white"/>
              </w:rPr>
            </w:rPrChange>
          </w:rPr>
          <w:t>&lt;</w:t>
        </w:r>
        <w:proofErr w:type="spellStart"/>
        <w:r w:rsidRPr="001550B5">
          <w:rPr>
            <w:rFonts w:ascii="Arial" w:hAnsi="Arial" w:cs="Arial"/>
            <w:color w:val="800000"/>
            <w:highlight w:val="yellow"/>
            <w:lang w:val="en-GB"/>
            <w:rPrChange w:id="1721" w:author="Paul Janssen" w:date="2016-11-17T15:41:00Z">
              <w:rPr>
                <w:rFonts w:ascii="Arial" w:hAnsi="Arial" w:cs="Arial"/>
                <w:color w:val="800000"/>
                <w:sz w:val="20"/>
                <w:szCs w:val="20"/>
                <w:highlight w:val="white"/>
              </w:rPr>
            </w:rPrChange>
          </w:rPr>
          <w:t>gml:Envelope</w:t>
        </w:r>
        <w:proofErr w:type="spellEnd"/>
        <w:r w:rsidRPr="001550B5">
          <w:rPr>
            <w:rFonts w:ascii="Arial" w:hAnsi="Arial" w:cs="Arial"/>
            <w:color w:val="0000FF"/>
            <w:highlight w:val="yellow"/>
            <w:lang w:val="en-GB"/>
            <w:rPrChange w:id="1722"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723" w:author="Paul Janssen" w:date="2016-11-17T15:41:00Z"/>
          <w:rFonts w:ascii="Arial" w:hAnsi="Arial" w:cs="Arial"/>
          <w:color w:val="000000"/>
          <w:highlight w:val="yellow"/>
          <w:lang w:val="en-GB"/>
          <w:rPrChange w:id="1724" w:author="Paul Janssen" w:date="2016-11-17T15:41:00Z">
            <w:rPr>
              <w:ins w:id="1725" w:author="Paul Janssen" w:date="2016-11-17T15:41:00Z"/>
              <w:rFonts w:ascii="Arial" w:hAnsi="Arial" w:cs="Arial"/>
              <w:color w:val="000000"/>
              <w:sz w:val="20"/>
              <w:szCs w:val="20"/>
              <w:highlight w:val="white"/>
            </w:rPr>
          </w:rPrChange>
        </w:rPr>
      </w:pPr>
      <w:ins w:id="1726" w:author="Paul Janssen" w:date="2016-11-17T15:41:00Z">
        <w:r w:rsidRPr="001550B5">
          <w:rPr>
            <w:rFonts w:ascii="Arial" w:hAnsi="Arial" w:cs="Arial"/>
            <w:color w:val="000000"/>
            <w:highlight w:val="yellow"/>
            <w:lang w:val="en-GB"/>
            <w:rPrChange w:id="1727"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728" w:author="Paul Janssen" w:date="2016-11-17T15:41:00Z">
              <w:rPr>
                <w:rFonts w:ascii="Arial" w:hAnsi="Arial" w:cs="Arial"/>
                <w:color w:val="0000FF"/>
                <w:sz w:val="20"/>
                <w:szCs w:val="20"/>
                <w:highlight w:val="white"/>
              </w:rPr>
            </w:rPrChange>
          </w:rPr>
          <w:t>&lt;</w:t>
        </w:r>
        <w:proofErr w:type="spellStart"/>
        <w:r w:rsidRPr="001550B5">
          <w:rPr>
            <w:rFonts w:ascii="Arial" w:hAnsi="Arial" w:cs="Arial"/>
            <w:color w:val="800000"/>
            <w:highlight w:val="yellow"/>
            <w:lang w:val="en-GB"/>
            <w:rPrChange w:id="1729" w:author="Paul Janssen" w:date="2016-11-17T15:41:00Z">
              <w:rPr>
                <w:rFonts w:ascii="Arial" w:hAnsi="Arial" w:cs="Arial"/>
                <w:color w:val="800000"/>
                <w:sz w:val="20"/>
                <w:szCs w:val="20"/>
                <w:highlight w:val="white"/>
              </w:rPr>
            </w:rPrChange>
          </w:rPr>
          <w:t>gml:lowerCorner</w:t>
        </w:r>
        <w:proofErr w:type="spellEnd"/>
        <w:r w:rsidRPr="001550B5">
          <w:rPr>
            <w:rFonts w:ascii="Arial" w:hAnsi="Arial" w:cs="Arial"/>
            <w:color w:val="FF0000"/>
            <w:highlight w:val="yellow"/>
            <w:lang w:val="en-GB"/>
            <w:rPrChange w:id="1730"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731"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732"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733"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734"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735"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736" w:author="Paul Janssen" w:date="2016-11-17T15:41:00Z">
              <w:rPr>
                <w:rFonts w:ascii="Arial" w:hAnsi="Arial" w:cs="Arial"/>
                <w:color w:val="800000"/>
                <w:sz w:val="20"/>
                <w:szCs w:val="20"/>
                <w:highlight w:val="white"/>
              </w:rPr>
            </w:rPrChange>
          </w:rPr>
          <w:t>gml:lowerCorner</w:t>
        </w:r>
        <w:r w:rsidRPr="001550B5">
          <w:rPr>
            <w:rFonts w:ascii="Arial" w:hAnsi="Arial" w:cs="Arial"/>
            <w:color w:val="0000FF"/>
            <w:highlight w:val="yellow"/>
            <w:lang w:val="en-GB"/>
            <w:rPrChange w:id="1737"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738" w:author="Paul Janssen" w:date="2016-11-17T15:41:00Z"/>
          <w:rFonts w:ascii="Arial" w:hAnsi="Arial" w:cs="Arial"/>
          <w:color w:val="000000"/>
          <w:highlight w:val="yellow"/>
          <w:lang w:val="en-GB"/>
          <w:rPrChange w:id="1739" w:author="Paul Janssen" w:date="2016-11-17T15:41:00Z">
            <w:rPr>
              <w:ins w:id="1740" w:author="Paul Janssen" w:date="2016-11-17T15:41:00Z"/>
              <w:rFonts w:ascii="Arial" w:hAnsi="Arial" w:cs="Arial"/>
              <w:color w:val="000000"/>
              <w:sz w:val="20"/>
              <w:szCs w:val="20"/>
              <w:highlight w:val="white"/>
            </w:rPr>
          </w:rPrChange>
        </w:rPr>
      </w:pPr>
      <w:ins w:id="1741" w:author="Paul Janssen" w:date="2016-11-17T15:41:00Z">
        <w:r w:rsidRPr="001550B5">
          <w:rPr>
            <w:rFonts w:ascii="Arial" w:hAnsi="Arial" w:cs="Arial"/>
            <w:color w:val="000000"/>
            <w:highlight w:val="yellow"/>
            <w:lang w:val="en-GB"/>
            <w:rPrChange w:id="1742"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743" w:author="Paul Janssen" w:date="2016-11-17T15:41:00Z">
              <w:rPr>
                <w:rFonts w:ascii="Arial" w:hAnsi="Arial" w:cs="Arial"/>
                <w:color w:val="0000FF"/>
                <w:sz w:val="20"/>
                <w:szCs w:val="20"/>
                <w:highlight w:val="white"/>
              </w:rPr>
            </w:rPrChange>
          </w:rPr>
          <w:t>&lt;</w:t>
        </w:r>
        <w:proofErr w:type="spellStart"/>
        <w:r w:rsidRPr="001550B5">
          <w:rPr>
            <w:rFonts w:ascii="Arial" w:hAnsi="Arial" w:cs="Arial"/>
            <w:color w:val="800000"/>
            <w:highlight w:val="yellow"/>
            <w:lang w:val="en-GB"/>
            <w:rPrChange w:id="1744" w:author="Paul Janssen" w:date="2016-11-17T15:41:00Z">
              <w:rPr>
                <w:rFonts w:ascii="Arial" w:hAnsi="Arial" w:cs="Arial"/>
                <w:color w:val="800000"/>
                <w:sz w:val="20"/>
                <w:szCs w:val="20"/>
                <w:highlight w:val="white"/>
              </w:rPr>
            </w:rPrChange>
          </w:rPr>
          <w:t>gml:upperCorner</w:t>
        </w:r>
        <w:proofErr w:type="spellEnd"/>
        <w:r w:rsidRPr="001550B5">
          <w:rPr>
            <w:rFonts w:ascii="Arial" w:hAnsi="Arial" w:cs="Arial"/>
            <w:color w:val="FF0000"/>
            <w:highlight w:val="yellow"/>
            <w:lang w:val="en-GB"/>
            <w:rPrChange w:id="1745"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746"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747"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748"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749"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750"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751" w:author="Paul Janssen" w:date="2016-11-17T15:41:00Z">
              <w:rPr>
                <w:rFonts w:ascii="Arial" w:hAnsi="Arial" w:cs="Arial"/>
                <w:color w:val="800000"/>
                <w:sz w:val="20"/>
                <w:szCs w:val="20"/>
                <w:highlight w:val="white"/>
              </w:rPr>
            </w:rPrChange>
          </w:rPr>
          <w:t>gml:upperCorner</w:t>
        </w:r>
        <w:r w:rsidRPr="001550B5">
          <w:rPr>
            <w:rFonts w:ascii="Arial" w:hAnsi="Arial" w:cs="Arial"/>
            <w:color w:val="0000FF"/>
            <w:highlight w:val="yellow"/>
            <w:lang w:val="en-GB"/>
            <w:rPrChange w:id="1752"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753" w:author="Paul Janssen" w:date="2016-11-17T15:41:00Z"/>
          <w:rFonts w:ascii="Arial" w:hAnsi="Arial" w:cs="Arial"/>
          <w:color w:val="000000"/>
          <w:highlight w:val="yellow"/>
          <w:rPrChange w:id="1754" w:author="Paul Janssen" w:date="2016-11-17T15:41:00Z">
            <w:rPr>
              <w:ins w:id="1755" w:author="Paul Janssen" w:date="2016-11-17T15:41:00Z"/>
              <w:rFonts w:ascii="Arial" w:hAnsi="Arial" w:cs="Arial"/>
              <w:color w:val="000000"/>
              <w:sz w:val="20"/>
              <w:szCs w:val="20"/>
              <w:highlight w:val="white"/>
            </w:rPr>
          </w:rPrChange>
        </w:rPr>
      </w:pPr>
      <w:ins w:id="1756" w:author="Paul Janssen" w:date="2016-11-17T15:41:00Z">
        <w:r w:rsidRPr="001550B5">
          <w:rPr>
            <w:rFonts w:ascii="Arial" w:hAnsi="Arial" w:cs="Arial"/>
            <w:color w:val="0000FF"/>
            <w:highlight w:val="yellow"/>
            <w:rPrChange w:id="1757" w:author="Paul Janssen" w:date="2016-11-17T15:41:00Z">
              <w:rPr>
                <w:rFonts w:ascii="Arial" w:hAnsi="Arial" w:cs="Arial"/>
                <w:color w:val="0000FF"/>
                <w:sz w:val="20"/>
                <w:szCs w:val="20"/>
                <w:highlight w:val="white"/>
              </w:rPr>
            </w:rPrChange>
          </w:rPr>
          <w:t>&lt;/</w:t>
        </w:r>
        <w:proofErr w:type="spellStart"/>
        <w:r w:rsidRPr="001550B5">
          <w:rPr>
            <w:rFonts w:ascii="Arial" w:hAnsi="Arial" w:cs="Arial"/>
            <w:color w:val="800000"/>
            <w:highlight w:val="yellow"/>
            <w:rPrChange w:id="1758" w:author="Paul Janssen" w:date="2016-11-17T15:41:00Z">
              <w:rPr>
                <w:rFonts w:ascii="Arial" w:hAnsi="Arial" w:cs="Arial"/>
                <w:color w:val="800000"/>
                <w:sz w:val="20"/>
                <w:szCs w:val="20"/>
                <w:highlight w:val="white"/>
              </w:rPr>
            </w:rPrChange>
          </w:rPr>
          <w:t>gml:Envelope</w:t>
        </w:r>
        <w:proofErr w:type="spellEnd"/>
        <w:r w:rsidRPr="001550B5">
          <w:rPr>
            <w:rFonts w:ascii="Arial" w:hAnsi="Arial" w:cs="Arial"/>
            <w:color w:val="0000FF"/>
            <w:highlight w:val="yellow"/>
            <w:rPrChange w:id="1759" w:author="Paul Janssen" w:date="2016-11-17T15:41:00Z">
              <w:rPr>
                <w:rFonts w:ascii="Arial" w:hAnsi="Arial" w:cs="Arial"/>
                <w:color w:val="0000FF"/>
                <w:sz w:val="20"/>
                <w:szCs w:val="20"/>
                <w:highlight w:val="white"/>
              </w:rPr>
            </w:rPrChange>
          </w:rPr>
          <w:t>&gt;</w:t>
        </w:r>
      </w:ins>
    </w:p>
    <w:p w:rsidR="001550B5" w:rsidRPr="001550B5" w:rsidRDefault="001550B5" w:rsidP="001550B5">
      <w:pPr>
        <w:rPr>
          <w:b/>
          <w:rPrChange w:id="1760" w:author="Paul Janssen" w:date="2016-11-17T15:41:00Z">
            <w:rPr/>
          </w:rPrChange>
        </w:rPr>
      </w:pPr>
      <w:ins w:id="1761" w:author="Paul Janssen" w:date="2016-11-17T15:41:00Z">
        <w:r w:rsidRPr="001550B5">
          <w:rPr>
            <w:rFonts w:ascii="Arial" w:hAnsi="Arial" w:cs="Arial"/>
            <w:color w:val="0000FF"/>
            <w:highlight w:val="yellow"/>
            <w:rPrChange w:id="1762" w:author="Paul Janssen" w:date="2016-11-17T15:41:00Z">
              <w:rPr>
                <w:rFonts w:ascii="Arial" w:hAnsi="Arial" w:cs="Arial"/>
                <w:color w:val="0000FF"/>
                <w:sz w:val="20"/>
                <w:szCs w:val="20"/>
                <w:highlight w:val="white"/>
              </w:rPr>
            </w:rPrChange>
          </w:rPr>
          <w:t>&lt;/</w:t>
        </w:r>
        <w:proofErr w:type="spellStart"/>
        <w:r w:rsidRPr="001550B5">
          <w:rPr>
            <w:rFonts w:ascii="Arial" w:hAnsi="Arial" w:cs="Arial"/>
            <w:color w:val="800000"/>
            <w:highlight w:val="yellow"/>
            <w:rPrChange w:id="1763" w:author="Paul Janssen" w:date="2016-11-17T15:41:00Z">
              <w:rPr>
                <w:rFonts w:ascii="Arial" w:hAnsi="Arial" w:cs="Arial"/>
                <w:color w:val="800000"/>
                <w:sz w:val="20"/>
                <w:szCs w:val="20"/>
                <w:highlight w:val="white"/>
              </w:rPr>
            </w:rPrChange>
          </w:rPr>
          <w:t>gml:boundedBy</w:t>
        </w:r>
        <w:proofErr w:type="spellEnd"/>
        <w:r w:rsidRPr="001550B5">
          <w:rPr>
            <w:rFonts w:ascii="Arial" w:hAnsi="Arial" w:cs="Arial"/>
            <w:color w:val="0000FF"/>
            <w:highlight w:val="yellow"/>
            <w:rPrChange w:id="1764" w:author="Paul Janssen" w:date="2016-11-17T15:41:00Z">
              <w:rPr>
                <w:rFonts w:ascii="Arial" w:hAnsi="Arial" w:cs="Arial"/>
                <w:color w:val="0000FF"/>
                <w:sz w:val="20"/>
                <w:szCs w:val="20"/>
                <w:highlight w:val="white"/>
              </w:rPr>
            </w:rPrChange>
          </w:rPr>
          <w:t>&gt;</w:t>
        </w:r>
      </w:ins>
    </w:p>
    <w:p w:rsidR="00F42CD4" w:rsidRDefault="00F42CD4" w:rsidP="00F42CD4"/>
    <w:p w:rsidR="00F42CD4" w:rsidRPr="00305FF6" w:rsidRDefault="00F42CD4" w:rsidP="00F42CD4">
      <w:pPr>
        <w:rPr>
          <w:b/>
        </w:rPr>
      </w:pPr>
      <w:bookmarkStart w:id="1765" w:name="_Toc297652024"/>
      <w:bookmarkStart w:id="1766" w:name="_Toc298239789"/>
      <w:bookmarkStart w:id="1767" w:name="_Toc298240533"/>
      <w:bookmarkEnd w:id="1765"/>
      <w:bookmarkEnd w:id="1766"/>
      <w:bookmarkEnd w:id="1767"/>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ins w:id="1768" w:author="Paul Janssen" w:date="2017-03-03T15:15:00Z">
        <w:r w:rsidR="009E31C9">
          <w:t xml:space="preserve"> </w:t>
        </w:r>
      </w:ins>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rsidR="00F42CD4" w:rsidRDefault="00F42CD4" w:rsidP="00F42CD4">
      <w:proofErr w:type="spellStart"/>
      <w:r>
        <w:t>gml:Arc</w:t>
      </w:r>
      <w:proofErr w:type="spellEnd"/>
      <w:r>
        <w:t xml:space="preserve"> is gedefinieerd door drie punten.</w:t>
      </w:r>
    </w:p>
    <w:p w:rsidR="00F42CD4" w:rsidRDefault="00F42CD4" w:rsidP="00F42CD4">
      <w:r>
        <w:t>Niet ondersteund worden:</w:t>
      </w:r>
    </w:p>
    <w:p w:rsidR="00F42CD4" w:rsidRDefault="00F42CD4" w:rsidP="00F42CD4">
      <w:proofErr w:type="spellStart"/>
      <w:r>
        <w:t>gml:ArcByCenterPoint</w:t>
      </w:r>
      <w:proofErr w:type="spellEnd"/>
    </w:p>
    <w:p w:rsidR="00F42CD4" w:rsidRDefault="00F42CD4" w:rsidP="00F42CD4">
      <w:proofErr w:type="spellStart"/>
      <w:r>
        <w:t>gml:ArcByBulge</w:t>
      </w:r>
      <w:proofErr w:type="spellEnd"/>
    </w:p>
    <w:p w:rsidR="00F42CD4" w:rsidRDefault="00F42CD4" w:rsidP="00F42CD4">
      <w:proofErr w:type="spellStart"/>
      <w:r>
        <w:t>gml:CircleByCenterPoint</w:t>
      </w:r>
      <w:proofErr w:type="spellEnd"/>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proofErr w:type="spellStart"/>
      <w:r w:rsidRPr="00305FF6">
        <w:rPr>
          <w:b/>
        </w:rPr>
        <w:t>srsName</w:t>
      </w:r>
      <w:proofErr w:type="spellEnd"/>
      <w:r w:rsidRPr="00305FF6">
        <w:rPr>
          <w:b/>
          <w:highlight w:val="yellow"/>
        </w:rPr>
        <w:t xml:space="preserve"> </w:t>
      </w:r>
    </w:p>
    <w:p w:rsidR="00F42CD4" w:rsidRPr="0064486E" w:rsidRDefault="00F42CD4" w:rsidP="00F42CD4">
      <w:pPr>
        <w:rPr>
          <w:highlight w:val="yellow"/>
          <w:rPrChange w:id="1769" w:author="Paul Janssen" w:date="2017-01-29T17:15:00Z">
            <w:rPr/>
          </w:rPrChange>
        </w:rPr>
      </w:pPr>
      <w:proofErr w:type="spellStart"/>
      <w:r w:rsidRPr="0064486E">
        <w:rPr>
          <w:highlight w:val="yellow"/>
          <w:rPrChange w:id="1770" w:author="Paul Janssen" w:date="2017-01-29T17:15:00Z">
            <w:rPr/>
          </w:rPrChange>
        </w:rPr>
        <w:t>srsName</w:t>
      </w:r>
      <w:proofErr w:type="spellEnd"/>
      <w:r w:rsidRPr="0064486E">
        <w:rPr>
          <w:highlight w:val="yellow"/>
          <w:rPrChange w:id="1771" w:author="Paul Janssen" w:date="2017-01-29T17:15:00Z">
            <w:rPr/>
          </w:rPrChange>
        </w:rPr>
        <w:t xml:space="preserve"> invullen bij elk planobject op hoogste geometrie niveau.</w:t>
      </w:r>
    </w:p>
    <w:p w:rsidR="00D25D0C" w:rsidRDefault="00F42CD4" w:rsidP="00F42CD4">
      <w:pPr>
        <w:rPr>
          <w:ins w:id="1772" w:author="Paul Janssen" w:date="2017-01-29T13:34:00Z"/>
        </w:rPr>
      </w:pPr>
      <w:r w:rsidRPr="0064486E">
        <w:rPr>
          <w:highlight w:val="yellow"/>
          <w:rPrChange w:id="1773" w:author="Paul Janssen" w:date="2017-01-29T17:15:00Z">
            <w:rPr/>
          </w:rPrChange>
        </w:rPr>
        <w:t>Voor IMKL2015  is het coördinaat referentiesysteem Rijksdriehoekstelsel</w:t>
      </w:r>
      <w:ins w:id="1774" w:author="Paul Janssen" w:date="2017-01-29T17:16:00Z">
        <w:r w:rsidR="0064486E">
          <w:rPr>
            <w:highlight w:val="yellow"/>
          </w:rPr>
          <w:t xml:space="preserve"> </w:t>
        </w:r>
      </w:ins>
      <w:del w:id="1775" w:author="Paul Janssen" w:date="2017-01-29T17:16:00Z">
        <w:r w:rsidRPr="0064486E" w:rsidDel="0064486E">
          <w:rPr>
            <w:highlight w:val="yellow"/>
            <w:rPrChange w:id="1776" w:author="Paul Janssen" w:date="2017-01-29T17:15:00Z">
              <w:rPr/>
            </w:rPrChange>
          </w:rPr>
          <w:delText>, epsg co</w:delText>
        </w:r>
      </w:del>
      <w:del w:id="1777" w:author="Paul Janssen" w:date="2017-01-29T17:15:00Z">
        <w:r w:rsidRPr="0064486E" w:rsidDel="0064486E">
          <w:rPr>
            <w:highlight w:val="yellow"/>
            <w:rPrChange w:id="1778" w:author="Paul Janssen" w:date="2017-01-29T17:15:00Z">
              <w:rPr/>
            </w:rPrChange>
          </w:rPr>
          <w:delText xml:space="preserve">de 28992, </w:delText>
        </w:r>
      </w:del>
      <w:r w:rsidRPr="0064486E">
        <w:rPr>
          <w:highlight w:val="yellow"/>
          <w:rPrChange w:id="1779" w:author="Paul Janssen" w:date="2017-01-29T17:15:00Z">
            <w:rPr/>
          </w:rPrChange>
        </w:rPr>
        <w:t>verplicht</w:t>
      </w:r>
      <w:ins w:id="1780" w:author="Paul Janssen" w:date="2017-01-29T13:32:00Z">
        <w:r w:rsidR="00D25D0C" w:rsidRPr="0064486E">
          <w:rPr>
            <w:highlight w:val="yellow"/>
            <w:rPrChange w:id="1781" w:author="Paul Janssen" w:date="2017-01-29T17:15:00Z">
              <w:rPr/>
            </w:rPrChange>
          </w:rPr>
          <w:t xml:space="preserve">. Bij 2D is dat </w:t>
        </w:r>
        <w:proofErr w:type="spellStart"/>
        <w:r w:rsidR="00D25D0C" w:rsidRPr="0064486E">
          <w:rPr>
            <w:highlight w:val="yellow"/>
            <w:rPrChange w:id="1782" w:author="Paul Janssen" w:date="2017-01-29T17:15:00Z">
              <w:rPr/>
            </w:rPrChange>
          </w:rPr>
          <w:t>epsg</w:t>
        </w:r>
        <w:proofErr w:type="spellEnd"/>
        <w:r w:rsidR="00D25D0C" w:rsidRPr="0064486E">
          <w:rPr>
            <w:highlight w:val="yellow"/>
            <w:rPrChange w:id="1783" w:author="Paul Janssen" w:date="2017-01-29T17:15:00Z">
              <w:rPr/>
            </w:rPrChange>
          </w:rPr>
          <w:t xml:space="preserve"> code 28992 en bij 2.5D en 3D </w:t>
        </w:r>
      </w:ins>
      <w:del w:id="1784" w:author="Paul Janssen" w:date="2017-01-29T13:35:00Z">
        <w:r w:rsidRPr="0064486E" w:rsidDel="00D25D0C">
          <w:rPr>
            <w:highlight w:val="yellow"/>
            <w:rPrChange w:id="1785" w:author="Paul Janssen" w:date="2017-01-29T17:15:00Z">
              <w:rPr/>
            </w:rPrChange>
          </w:rPr>
          <w:delText xml:space="preserve"> </w:delText>
        </w:r>
      </w:del>
      <w:proofErr w:type="spellStart"/>
      <w:ins w:id="1786" w:author="Paul Janssen" w:date="2017-01-29T13:33:00Z">
        <w:r w:rsidR="00D25D0C" w:rsidRPr="0064486E">
          <w:rPr>
            <w:highlight w:val="yellow"/>
            <w:rPrChange w:id="1787" w:author="Paul Janssen" w:date="2017-01-29T17:15:00Z">
              <w:rPr/>
            </w:rPrChange>
          </w:rPr>
          <w:t>epsg</w:t>
        </w:r>
        <w:proofErr w:type="spellEnd"/>
        <w:r w:rsidR="00D25D0C" w:rsidRPr="0064486E">
          <w:rPr>
            <w:highlight w:val="yellow"/>
            <w:rPrChange w:id="1788" w:author="Paul Janssen" w:date="2017-01-29T17:15:00Z">
              <w:rPr/>
            </w:rPrChange>
          </w:rPr>
          <w:t xml:space="preserve"> code </w:t>
        </w:r>
      </w:ins>
      <w:ins w:id="1789" w:author="Paul Janssen" w:date="2017-01-29T13:34:00Z">
        <w:r w:rsidR="00D25D0C" w:rsidRPr="0064486E">
          <w:rPr>
            <w:highlight w:val="yellow"/>
            <w:rPrChange w:id="1790" w:author="Paul Janssen" w:date="2017-01-29T17:15:00Z">
              <w:rPr/>
            </w:rPrChange>
          </w:rPr>
          <w:t>7415</w:t>
        </w:r>
        <w:r w:rsidR="00D25D0C">
          <w:t>.</w:t>
        </w:r>
      </w:ins>
    </w:p>
    <w:p w:rsidR="00D25D0C" w:rsidRDefault="00D25D0C" w:rsidP="00F42CD4">
      <w:pPr>
        <w:rPr>
          <w:ins w:id="1791" w:author="Paul Janssen" w:date="2017-01-29T13:34:00Z"/>
        </w:rPr>
      </w:pPr>
    </w:p>
    <w:p w:rsidR="00F42CD4" w:rsidRDefault="00D25D0C" w:rsidP="00F42CD4">
      <w:ins w:id="1792" w:author="Paul Janssen" w:date="2017-01-29T13:34:00Z">
        <w:r>
          <w:t xml:space="preserve">De </w:t>
        </w:r>
        <w:proofErr w:type="spellStart"/>
        <w:r>
          <w:t>srsName</w:t>
        </w:r>
        <w:proofErr w:type="spellEnd"/>
        <w:r>
          <w:t xml:space="preserve"> wordt als volgt ingevuld:</w:t>
        </w:r>
      </w:ins>
      <w:del w:id="1793" w:author="Paul Janssen" w:date="2017-01-29T13:34:00Z">
        <w:r w:rsidR="00F42CD4" w:rsidDel="00D25D0C">
          <w:delText>en wordt dit als volgt ingevuld:</w:delText>
        </w:r>
      </w:del>
    </w:p>
    <w:p w:rsidR="00F42CD4" w:rsidRPr="00555DAB" w:rsidRDefault="00F42CD4" w:rsidP="00F42CD4">
      <w:pPr>
        <w:rPr>
          <w:lang w:val="en-GB"/>
          <w:rPrChange w:id="1794" w:author="Paul Janssen" w:date="2017-01-29T15:42:00Z">
            <w:rPr>
              <w:lang w:val="en-US"/>
            </w:rPr>
          </w:rPrChange>
        </w:rPr>
      </w:pPr>
      <w:proofErr w:type="spellStart"/>
      <w:r w:rsidRPr="00555DAB">
        <w:rPr>
          <w:color w:val="FF0000"/>
          <w:lang w:val="en-GB"/>
          <w:rPrChange w:id="1795" w:author="Paul Janssen" w:date="2017-01-29T15:42:00Z">
            <w:rPr>
              <w:color w:val="FF0000"/>
              <w:lang w:val="en-US"/>
            </w:rPr>
          </w:rPrChange>
        </w:rPr>
        <w:t>srsName</w:t>
      </w:r>
      <w:proofErr w:type="spellEnd"/>
      <w:r w:rsidRPr="00555DAB">
        <w:rPr>
          <w:lang w:val="en-GB"/>
          <w:rPrChange w:id="1796" w:author="Paul Janssen" w:date="2017-01-29T15:42:00Z">
            <w:rPr>
              <w:lang w:val="en-US"/>
            </w:rPr>
          </w:rPrChange>
        </w:rPr>
        <w:t>="</w:t>
      </w:r>
      <w:proofErr w:type="spellStart"/>
      <w:r w:rsidRPr="00555DAB">
        <w:rPr>
          <w:lang w:val="en-GB"/>
          <w:rPrChange w:id="1797" w:author="Paul Janssen" w:date="2017-01-29T15:42:00Z">
            <w:rPr>
              <w:lang w:val="en-US"/>
            </w:rPr>
          </w:rPrChange>
        </w:rPr>
        <w:t>urn:ogc:def:crs:EPSG</w:t>
      </w:r>
      <w:proofErr w:type="spellEnd"/>
      <w:r w:rsidRPr="00555DAB">
        <w:rPr>
          <w:lang w:val="en-GB"/>
          <w:rPrChange w:id="1798" w:author="Paul Janssen" w:date="2017-01-29T15:42:00Z">
            <w:rPr>
              <w:lang w:val="en-US"/>
            </w:rPr>
          </w:rPrChange>
        </w:rPr>
        <w:t>::28992"</w:t>
      </w:r>
    </w:p>
    <w:p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rsidR="00F42CD4" w:rsidRDefault="00F42CD4" w:rsidP="00F42CD4"/>
    <w:p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rsidR="00F42CD4" w:rsidRDefault="00F42CD4" w:rsidP="00F42CD4">
      <w:proofErr w:type="spellStart"/>
      <w:r>
        <w:t>srsDimension</w:t>
      </w:r>
      <w:proofErr w:type="spellEnd"/>
      <w:r>
        <w:t xml:space="preserve"> wordt opgenomen.</w:t>
      </w:r>
    </w:p>
    <w:p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rsidR="00A50226" w:rsidRPr="00CD6DF3" w:rsidRDefault="00A50226" w:rsidP="00F42CD4">
      <w:pPr>
        <w:rPr>
          <w:i/>
        </w:rPr>
      </w:pPr>
      <w:r>
        <w:rPr>
          <w:i/>
        </w:rPr>
        <w:t>Voor IMKL2015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799" w:name="_Toc473473927"/>
      <w:r>
        <w:t>Visualisatie</w:t>
      </w:r>
      <w:bookmarkEnd w:id="1799"/>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800" w:name="_Toc473473928"/>
      <w:r>
        <w:t>Bibliografie</w:t>
      </w:r>
      <w:bookmarkEnd w:id="1800"/>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352E17">
        <w:fldChar w:fldCharType="begin"/>
      </w:r>
      <w:r w:rsidR="00352E17" w:rsidRPr="00352E17">
        <w:rPr>
          <w:lang w:val="en-GB"/>
          <w:rPrChange w:id="1801"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793FB2">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352E17">
        <w:fldChar w:fldCharType="begin"/>
      </w:r>
      <w:r w:rsidR="00352E17" w:rsidRPr="00352E17">
        <w:rPr>
          <w:lang w:val="en-GB"/>
          <w:rPrChange w:id="1802" w:author="Paul Janssen" w:date="2017-01-27T10:35:00Z">
            <w:rPr/>
          </w:rPrChange>
        </w:rPr>
        <w:instrText xml:space="preserve"> HYPERLINK "http://inspire.jrc.ec.europa.eu/reports/ImplementingRules/DataSpecifications/D2.5_v3.1.pdf" </w:instrText>
      </w:r>
      <w:r w:rsidR="00352E17">
        <w:fldChar w:fldCharType="separate"/>
      </w:r>
      <w:r w:rsidR="00DF04D9" w:rsidRPr="00834A6E">
        <w:rPr>
          <w:rStyle w:val="Hyperlink"/>
          <w:szCs w:val="20"/>
          <w:lang w:val="en-US"/>
        </w:rPr>
        <w:t>http://inspire.jrc.ec.europa.eu/reports/ImplementingRules/DataSpecifications/D2.5_v3.1.pdf</w:t>
      </w:r>
      <w:r w:rsidR="00352E17">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352E17">
        <w:fldChar w:fldCharType="begin"/>
      </w:r>
      <w:r w:rsidR="00352E17" w:rsidRPr="00352E17">
        <w:rPr>
          <w:lang w:val="en-GB"/>
          <w:rPrChange w:id="1803" w:author="Paul Janssen" w:date="2017-01-27T10:35:00Z">
            <w:rPr/>
          </w:rPrChange>
        </w:rPr>
        <w:instrText xml:space="preserve"> HYPERLINK "http://inspire.jrc.ec.europa.eu/documents/Data_Specifications/D2.10.1_GenericNetworkModel_v1.0rc3.pdf" </w:instrText>
      </w:r>
      <w:r w:rsidR="00352E17">
        <w:fldChar w:fldCharType="separate"/>
      </w:r>
      <w:r w:rsidR="00FD2140" w:rsidRPr="00793FB2">
        <w:rPr>
          <w:rStyle w:val="Hyperlink"/>
          <w:szCs w:val="20"/>
          <w:lang w:val="en-US"/>
        </w:rPr>
        <w:t>http://inspire.jrc.ec.europa.eu/documents/Data_Specifications/D2.10.1_GenericNetworkModel_v1.0rc3.pdf</w:t>
      </w:r>
      <w:r w:rsidR="00352E17">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9E31C9" w:rsidRDefault="009E31C9" w:rsidP="00BF55BB">
      <w:pPr>
        <w:numPr>
          <w:ilvl w:val="0"/>
          <w:numId w:val="19"/>
        </w:numPr>
        <w:spacing w:line="240" w:lineRule="auto"/>
        <w:jc w:val="left"/>
        <w:rPr>
          <w:rPrChange w:id="1804" w:author="Paul Janssen" w:date="2017-03-03T15:16:00Z">
            <w:rPr>
              <w:lang w:val="en-US"/>
            </w:rPr>
          </w:rPrChange>
        </w:rPr>
      </w:pPr>
      <w:ins w:id="1805" w:author="Paul Janssen" w:date="2017-03-03T15:16:00Z">
        <w:r>
          <w:rPr>
            <w:rFonts w:ascii="ArialMT" w:hAnsi="ArialMT"/>
            <w:sz w:val="18"/>
            <w:szCs w:val="18"/>
          </w:rPr>
          <w:t xml:space="preserve">NEN 3610/A1:2016 </w:t>
        </w:r>
        <w:r>
          <w:t xml:space="preserve">Basismodel </w:t>
        </w:r>
        <w:proofErr w:type="spellStart"/>
        <w:r>
          <w:t>Geo</w:t>
        </w:r>
        <w:proofErr w:type="spellEnd"/>
        <w:r>
          <w:t xml:space="preserve">-informatie </w:t>
        </w:r>
      </w:ins>
      <w:del w:id="1806" w:author="Paul Janssen" w:date="2017-03-03T15:16:00Z">
        <w:r w:rsidR="006F2CE2" w:rsidRPr="006F2CE2" w:rsidDel="009E31C9">
          <w:rPr>
            <w:szCs w:val="20"/>
          </w:rPr>
          <w:delText>NEN 3610</w:delText>
        </w:r>
        <w:r w:rsidR="004305C4" w:rsidDel="009E31C9">
          <w:rPr>
            <w:szCs w:val="20"/>
          </w:rPr>
          <w:delText>:</w:delText>
        </w:r>
        <w:r w:rsidR="006F2CE2" w:rsidRPr="006F2CE2" w:rsidDel="009E31C9">
          <w:rPr>
            <w:szCs w:val="20"/>
          </w:rPr>
          <w:delText xml:space="preserve">2011- Basismodel Geo-informatie </w:delText>
        </w:r>
      </w:del>
      <w:r w:rsidR="006F2CE2" w:rsidRPr="006F2CE2">
        <w:rPr>
          <w:szCs w:val="20"/>
        </w:rPr>
        <w:t>- Termen, definities,</w:t>
      </w:r>
      <w:ins w:id="1807" w:author="Paul Janssen" w:date="2017-03-03T15:16:00Z">
        <w:r>
          <w:rPr>
            <w:szCs w:val="20"/>
          </w:rPr>
          <w:t xml:space="preserve"> </w:t>
        </w:r>
      </w:ins>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76" w:history="1">
        <w:r w:rsidR="00FD2140" w:rsidRPr="00FD2140">
          <w:rPr>
            <w:rStyle w:val="Hyperlink"/>
          </w:rPr>
          <w:t>http://www.riool.net/-/informatiemodel-stedelijk-water-ter-visie</w:t>
        </w:r>
      </w:hyperlink>
      <w:r w:rsidR="00FD2140" w:rsidRPr="00FD2140">
        <w:t xml:space="preserve">. Stichting </w:t>
      </w:r>
      <w:del w:id="1808" w:author="Paul Janssen" w:date="2017-01-29T13:36:00Z">
        <w:r w:rsidR="00FD2140" w:rsidRPr="00FD2140" w:rsidDel="00D25D0C">
          <w:delText>Rioned</w:delText>
        </w:r>
      </w:del>
      <w:ins w:id="1809" w:author="Paul Janssen" w:date="2017-01-29T13:36:00Z">
        <w:r w:rsidR="00D25D0C" w:rsidRPr="00FD2140">
          <w:t>R</w:t>
        </w:r>
        <w:r w:rsidR="00D25D0C">
          <w:t>IONED</w:t>
        </w:r>
      </w:ins>
      <w:r w:rsidR="00FD2140" w:rsidRPr="00FD2140">
        <w:t>.</w:t>
      </w:r>
    </w:p>
    <w:p w:rsidR="00FD2140" w:rsidDel="00D25D0C" w:rsidRDefault="00FD2140">
      <w:pPr>
        <w:pStyle w:val="Lijstalinea"/>
        <w:numPr>
          <w:ilvl w:val="0"/>
          <w:numId w:val="50"/>
        </w:numPr>
        <w:spacing w:line="240" w:lineRule="auto"/>
        <w:jc w:val="left"/>
        <w:rPr>
          <w:del w:id="1810" w:author="Paul Janssen" w:date="2017-01-29T13:36:00Z"/>
        </w:rPr>
        <w:pPrChange w:id="1811" w:author="Paul Janssen" w:date="2017-01-29T13:36:00Z">
          <w:pPr>
            <w:spacing w:line="240" w:lineRule="auto"/>
            <w:ind w:left="720"/>
            <w:jc w:val="left"/>
          </w:pPr>
        </w:pPrChange>
      </w:pPr>
      <w:proofErr w:type="spellStart"/>
      <w:r>
        <w:t>GegevensWoordenboek</w:t>
      </w:r>
      <w:proofErr w:type="spellEnd"/>
      <w:r>
        <w:t xml:space="preserve"> Stedelijk Water (GWSW). </w:t>
      </w:r>
      <w:r w:rsidR="00D25D0C">
        <w:fldChar w:fldCharType="begin"/>
      </w:r>
      <w:r w:rsidR="00D25D0C">
        <w:instrText xml:space="preserve"> HYPERLINK "http://www.riool.net/gegevenswoordenboek" </w:instrText>
      </w:r>
      <w:r w:rsidR="00D25D0C">
        <w:fldChar w:fldCharType="separate"/>
      </w:r>
      <w:r w:rsidRPr="00793FB2">
        <w:rPr>
          <w:rStyle w:val="Hyperlink"/>
        </w:rPr>
        <w:t>http://www.riool.net/gegevenswoordenboek</w:t>
      </w:r>
      <w:r w:rsidR="00D25D0C">
        <w:rPr>
          <w:rStyle w:val="Hyperlink"/>
        </w:rPr>
        <w:fldChar w:fldCharType="end"/>
      </w:r>
      <w:r>
        <w:t xml:space="preserve">. Stichting </w:t>
      </w:r>
      <w:ins w:id="1812" w:author="Paul Janssen" w:date="2017-01-29T13:36:00Z">
        <w:r w:rsidR="00D25D0C" w:rsidRPr="00894953">
          <w:rPr>
            <w:rFonts w:cs="Arial"/>
          </w:rPr>
          <w:t>RIONED</w:t>
        </w:r>
      </w:ins>
      <w:del w:id="1813" w:author="Paul Janssen" w:date="2017-01-29T13:36:00Z">
        <w:r w:rsidDel="00D25D0C">
          <w:delText>Rioned</w:delText>
        </w:r>
      </w:del>
      <w:r>
        <w:t>.</w:t>
      </w:r>
    </w:p>
    <w:p w:rsidR="00D25D0C" w:rsidRDefault="00D25D0C" w:rsidP="00FD2140">
      <w:pPr>
        <w:pStyle w:val="Lijstalinea"/>
        <w:numPr>
          <w:ilvl w:val="0"/>
          <w:numId w:val="50"/>
        </w:numPr>
        <w:spacing w:line="240" w:lineRule="auto"/>
        <w:jc w:val="left"/>
        <w:rPr>
          <w:ins w:id="1814" w:author="Paul Janssen" w:date="2017-01-29T13:37:00Z"/>
        </w:rPr>
      </w:pPr>
    </w:p>
    <w:p w:rsidR="003B5017" w:rsidRPr="00FD2140" w:rsidRDefault="003B5017">
      <w:pPr>
        <w:pStyle w:val="Lijstalinea"/>
        <w:numPr>
          <w:ilvl w:val="0"/>
          <w:numId w:val="50"/>
        </w:numPr>
        <w:spacing w:line="240" w:lineRule="auto"/>
        <w:jc w:val="left"/>
        <w:sectPr w:rsidR="003B5017" w:rsidRPr="00FD2140" w:rsidSect="00672722">
          <w:pgSz w:w="11906" w:h="16838" w:code="9"/>
          <w:pgMar w:top="2552" w:right="1622" w:bottom="1531" w:left="1622" w:header="0" w:footer="57" w:gutter="0"/>
          <w:cols w:space="708"/>
          <w:docGrid w:linePitch="360"/>
        </w:sectPr>
        <w:pPrChange w:id="1815" w:author="Paul Janssen" w:date="2017-01-29T13:36:00Z">
          <w:pPr>
            <w:spacing w:line="240" w:lineRule="auto"/>
            <w:ind w:left="720"/>
            <w:jc w:val="left"/>
          </w:pPr>
        </w:pPrChange>
      </w:pPr>
      <w:r>
        <w:t xml:space="preserve">Brink, van den, L., Janssen, P., Quak, W.; 2012. Handreiking Geometrie in model en GML.   </w:t>
      </w:r>
      <w:r w:rsidR="00D25D0C">
        <w:fldChar w:fldCharType="begin"/>
      </w:r>
      <w:r w:rsidR="00D25D0C">
        <w:instrText xml:space="preserve"> HYPERLINK "http://www.geonovum.nl/sites/default/files/Geometrieinmodelengml_1.0.pdf" </w:instrText>
      </w:r>
      <w:r w:rsidR="00D25D0C">
        <w:fldChar w:fldCharType="separate"/>
      </w:r>
      <w:r w:rsidR="0027065E" w:rsidRPr="00747468">
        <w:rPr>
          <w:rStyle w:val="Hyperlink"/>
        </w:rPr>
        <w:t>http://www.geonovum.nl/sites/default/files/Geometrieinmodelengml_1.0.pdf</w:t>
      </w:r>
      <w:r w:rsidR="00D25D0C">
        <w:rPr>
          <w:rStyle w:val="Hyperlink"/>
        </w:rPr>
        <w:fldChar w:fldCharType="end"/>
      </w:r>
      <w:r w:rsidR="0027065E">
        <w:t xml:space="preserve"> </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1816" w:name="_Toc473473929"/>
      <w:r>
        <w:t xml:space="preserve">Bijlage </w:t>
      </w:r>
      <w:r w:rsidR="00D955F6">
        <w:t>1: IMKL1.1 (2012)</w:t>
      </w:r>
      <w:bookmarkEnd w:id="1816"/>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77" o:title="" croptop="3994f" cropbottom="5164f"/>
          </v:shape>
          <o:OLEObject Type="Embed" ProgID="PowerPoint.Slide.8" ShapeID="_x0000_i1025" DrawAspect="Content" ObjectID="_1550567335" r:id="rId78"/>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1817" w:name="_Toc473473930"/>
      <w:r>
        <w:t xml:space="preserve">Bijlage </w:t>
      </w:r>
      <w:r w:rsidR="00D955F6">
        <w:t xml:space="preserve">2: IMKL2015 </w:t>
      </w:r>
      <w:proofErr w:type="spellStart"/>
      <w:r w:rsidR="00932116">
        <w:t>waardelijst</w:t>
      </w:r>
      <w:r w:rsidR="00D955F6">
        <w:t>en</w:t>
      </w:r>
      <w:proofErr w:type="spellEnd"/>
      <w:r w:rsidR="00D955F6">
        <w:t>.</w:t>
      </w:r>
      <w:bookmarkEnd w:id="1817"/>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1818" w:name="_Toc473473931"/>
      <w:r>
        <w:t xml:space="preserve">Bijlage </w:t>
      </w:r>
      <w:r w:rsidR="00E51DFC">
        <w:t>3</w:t>
      </w:r>
      <w:r>
        <w:t xml:space="preserve">: </w:t>
      </w:r>
      <w:r w:rsidR="00E51DFC">
        <w:t>Toelichting op geometriemodel.</w:t>
      </w:r>
      <w:bookmarkEnd w:id="1818"/>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3059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7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32640"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7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37760"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7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357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7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F37" w:rsidRDefault="00507F37">
      <w:r>
        <w:separator/>
      </w:r>
    </w:p>
    <w:p w:rsidR="00507F37" w:rsidRDefault="00507F37"/>
  </w:endnote>
  <w:endnote w:type="continuationSeparator" w:id="0">
    <w:p w:rsidR="00507F37" w:rsidRDefault="00507F37">
      <w:r>
        <w:continuationSeparator/>
      </w:r>
    </w:p>
    <w:p w:rsidR="00507F37" w:rsidRDefault="00507F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4F4FCB" w:rsidRPr="00C7450D">
      <w:tc>
        <w:tcPr>
          <w:tcW w:w="648" w:type="dxa"/>
        </w:tcPr>
        <w:p w:rsidR="004F4FCB" w:rsidRPr="00E2691E" w:rsidRDefault="004F4FCB" w:rsidP="00BB25BB">
          <w:r>
            <w:fldChar w:fldCharType="begin"/>
          </w:r>
          <w:r>
            <w:instrText xml:space="preserve"> PAGE </w:instrText>
          </w:r>
          <w:r>
            <w:fldChar w:fldCharType="separate"/>
          </w:r>
          <w:r>
            <w:rPr>
              <w:noProof/>
            </w:rPr>
            <w:t>2</w:t>
          </w:r>
          <w:r>
            <w:rPr>
              <w:noProof/>
            </w:rPr>
            <w:fldChar w:fldCharType="end"/>
          </w:r>
        </w:p>
      </w:tc>
      <w:tc>
        <w:tcPr>
          <w:tcW w:w="8820" w:type="dxa"/>
        </w:tcPr>
        <w:p w:rsidR="004F4FCB" w:rsidRPr="00C7450D" w:rsidRDefault="004F4FCB" w:rsidP="00BB25BB">
          <w:proofErr w:type="spellStart"/>
          <w:r w:rsidRPr="00C7450D">
            <w:t>Geonovum</w:t>
          </w:r>
          <w:proofErr w:type="spellEnd"/>
          <w:r w:rsidRPr="00C7450D">
            <w:t xml:space="preserve"> – </w:t>
          </w:r>
          <w:r>
            <w:fldChar w:fldCharType="begin"/>
          </w:r>
          <w:r w:rsidRPr="00C7450D">
            <w:instrText xml:space="preserve"> REF Rapporttitel \h </w:instrText>
          </w:r>
          <w:r>
            <w:fldChar w:fldCharType="separate"/>
          </w:r>
          <w:r>
            <w:rPr>
              <w:b/>
              <w:bCs/>
            </w:rPr>
            <w:t>Fout! Verwijzingsbron niet gevonden.</w:t>
          </w:r>
          <w:r>
            <w:fldChar w:fldCharType="end"/>
          </w:r>
        </w:p>
      </w:tc>
    </w:tr>
  </w:tbl>
  <w:p w:rsidR="004F4FCB" w:rsidRPr="00C7450D" w:rsidRDefault="004F4FCB" w:rsidP="00064FFB"/>
  <w:p w:rsidR="004F4FCB" w:rsidRPr="00C7450D" w:rsidRDefault="004F4FCB" w:rsidP="00064FFB"/>
  <w:p w:rsidR="004F4FCB" w:rsidRPr="00C7450D" w:rsidRDefault="004F4FC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CB" w:rsidRDefault="004F4FCB"/>
  <w:p w:rsidR="004F4FCB" w:rsidRDefault="004F4FC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4F4FCB" w:rsidRPr="008A6C4C">
      <w:trPr>
        <w:trHeight w:val="182"/>
      </w:trPr>
      <w:tc>
        <w:tcPr>
          <w:tcW w:w="540" w:type="dxa"/>
        </w:tcPr>
        <w:p w:rsidR="004F4FCB" w:rsidRPr="007008A1" w:rsidRDefault="004F4FCB"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C25750">
            <w:rPr>
              <w:noProof/>
              <w:sz w:val="14"/>
              <w:szCs w:val="14"/>
            </w:rPr>
            <w:t>20</w:t>
          </w:r>
          <w:r w:rsidRPr="007008A1">
            <w:rPr>
              <w:sz w:val="14"/>
              <w:szCs w:val="14"/>
            </w:rPr>
            <w:fldChar w:fldCharType="end"/>
          </w:r>
        </w:p>
      </w:tc>
      <w:tc>
        <w:tcPr>
          <w:tcW w:w="8835" w:type="dxa"/>
        </w:tcPr>
        <w:p w:rsidR="004F4FCB" w:rsidRPr="000427A2" w:rsidRDefault="004F4FCB"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4F4FCB" w:rsidRPr="000427A2" w:rsidRDefault="004F4FCB">
    <w:pPr>
      <w:rPr>
        <w:lang w:val="en-US"/>
      </w:rPr>
    </w:pPr>
  </w:p>
  <w:p w:rsidR="004F4FCB" w:rsidRPr="000427A2" w:rsidRDefault="004F4FCB">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F37" w:rsidRDefault="00507F37">
      <w:r>
        <w:separator/>
      </w:r>
    </w:p>
    <w:p w:rsidR="00507F37" w:rsidRDefault="00507F37"/>
  </w:footnote>
  <w:footnote w:type="continuationSeparator" w:id="0">
    <w:p w:rsidR="00507F37" w:rsidRDefault="00507F37">
      <w:r>
        <w:continuationSeparator/>
      </w:r>
    </w:p>
    <w:p w:rsidR="00507F37" w:rsidRDefault="00507F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CB" w:rsidRDefault="004F4FCB" w:rsidP="00064FFB">
    <w:pPr>
      <w:jc w:val="center"/>
    </w:pPr>
  </w:p>
  <w:p w:rsidR="004F4FCB" w:rsidRDefault="004F4FCB">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CB" w:rsidRDefault="004F4FCB" w:rsidP="00064FFB">
    <w:pPr>
      <w:jc w:val="center"/>
    </w:pPr>
    <w:r>
      <w:rPr>
        <w:noProof/>
      </w:rPr>
      <w:drawing>
        <wp:anchor distT="0" distB="0" distL="114300" distR="114300" simplePos="0" relativeHeight="25166336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4F4FCB" w:rsidRDefault="004F4F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6"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5"/>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1"/>
  </w:num>
  <w:num w:numId="25">
    <w:abstractNumId w:val="20"/>
  </w:num>
  <w:num w:numId="26">
    <w:abstractNumId w:val="49"/>
  </w:num>
  <w:num w:numId="27">
    <w:abstractNumId w:val="19"/>
  </w:num>
  <w:num w:numId="28">
    <w:abstractNumId w:val="43"/>
  </w:num>
  <w:num w:numId="29">
    <w:abstractNumId w:val="22"/>
  </w:num>
  <w:num w:numId="30">
    <w:abstractNumId w:val="48"/>
  </w:num>
  <w:num w:numId="31">
    <w:abstractNumId w:val="18"/>
  </w:num>
  <w:num w:numId="32">
    <w:abstractNumId w:val="16"/>
  </w:num>
  <w:num w:numId="33">
    <w:abstractNumId w:val="50"/>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4"/>
  </w:num>
  <w:num w:numId="46">
    <w:abstractNumId w:val="42"/>
  </w:num>
  <w:num w:numId="47">
    <w:abstractNumId w:val="36"/>
  </w:num>
  <w:num w:numId="48">
    <w:abstractNumId w:val="11"/>
  </w:num>
  <w:num w:numId="49">
    <w:abstractNumId w:val="47"/>
  </w:num>
  <w:num w:numId="50">
    <w:abstractNumId w:val="23"/>
  </w:num>
  <w:num w:numId="51">
    <w:abstractNumId w:val="51"/>
  </w:num>
  <w:num w:numId="52">
    <w:abstractNumId w:val="35"/>
  </w:num>
  <w:num w:numId="53">
    <w:abstractNumId w:val="4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91A96"/>
    <w:rsid w:val="00294AF8"/>
    <w:rsid w:val="002A0ED0"/>
    <w:rsid w:val="002A26AD"/>
    <w:rsid w:val="002B4896"/>
    <w:rsid w:val="002B4B6E"/>
    <w:rsid w:val="002B6705"/>
    <w:rsid w:val="002C1DC6"/>
    <w:rsid w:val="002C2CC5"/>
    <w:rsid w:val="002C3526"/>
    <w:rsid w:val="002C4D6C"/>
    <w:rsid w:val="002C6666"/>
    <w:rsid w:val="002C6B33"/>
    <w:rsid w:val="002C7B72"/>
    <w:rsid w:val="002D1C0D"/>
    <w:rsid w:val="002D2CDD"/>
    <w:rsid w:val="002D7CCA"/>
    <w:rsid w:val="002E0E6E"/>
    <w:rsid w:val="002E546F"/>
    <w:rsid w:val="002F1426"/>
    <w:rsid w:val="002F7FE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453A"/>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3758"/>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4C49"/>
    <w:rsid w:val="008C5482"/>
    <w:rsid w:val="008C66C3"/>
    <w:rsid w:val="008D4D0B"/>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A0400"/>
    <w:rsid w:val="009A0F35"/>
    <w:rsid w:val="009A4291"/>
    <w:rsid w:val="009A432E"/>
    <w:rsid w:val="009A4642"/>
    <w:rsid w:val="009A4B32"/>
    <w:rsid w:val="009B01A0"/>
    <w:rsid w:val="009B6EDA"/>
    <w:rsid w:val="009C2B75"/>
    <w:rsid w:val="009C2C92"/>
    <w:rsid w:val="009C7103"/>
    <w:rsid w:val="009D49D9"/>
    <w:rsid w:val="009D54E6"/>
    <w:rsid w:val="009D655E"/>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15D8"/>
    <w:rsid w:val="00B5584F"/>
    <w:rsid w:val="00B57BF0"/>
    <w:rsid w:val="00B62645"/>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CD4"/>
    <w:rsid w:val="00F43960"/>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6292500B"/>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3.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wmf"/><Relationship Id="rId42" Type="http://schemas.openxmlformats.org/officeDocument/2006/relationships/image" Target="media/image28.wmf"/><Relationship Id="rId47" Type="http://schemas.openxmlformats.org/officeDocument/2006/relationships/image" Target="media/image33.wmf"/><Relationship Id="rId50" Type="http://schemas.openxmlformats.org/officeDocument/2006/relationships/image" Target="media/image36.wmf"/><Relationship Id="rId55" Type="http://schemas.openxmlformats.org/officeDocument/2006/relationships/image" Target="media/image41.wmf"/><Relationship Id="rId63" Type="http://schemas.openxmlformats.org/officeDocument/2006/relationships/image" Target="media/image49.wmf"/><Relationship Id="rId68" Type="http://schemas.openxmlformats.org/officeDocument/2006/relationships/image" Target="media/image53.wmf"/><Relationship Id="rId76" Type="http://schemas.openxmlformats.org/officeDocument/2006/relationships/hyperlink" Target="http://www.riool.net/-/informatiemodel-stedelijk-water-ter-visie" TargetMode="External"/><Relationship Id="rId7" Type="http://schemas.openxmlformats.org/officeDocument/2006/relationships/endnotes" Target="endnotes.xml"/><Relationship Id="rId71" Type="http://schemas.openxmlformats.org/officeDocument/2006/relationships/hyperlink" Target="http://data.gwsw.nl" TargetMode="Externa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hyperlink" Target="http://data.gwsw.nl/binnenonderkantbuis" TargetMode="External"/><Relationship Id="rId11" Type="http://schemas.openxmlformats.org/officeDocument/2006/relationships/footer" Target="footer1.xml"/><Relationship Id="rId24" Type="http://schemas.openxmlformats.org/officeDocument/2006/relationships/image" Target="media/image11.w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jpeg"/><Relationship Id="rId53" Type="http://schemas.openxmlformats.org/officeDocument/2006/relationships/image" Target="media/image39.wmf"/><Relationship Id="rId58" Type="http://schemas.openxmlformats.org/officeDocument/2006/relationships/image" Target="media/image44.wmf"/><Relationship Id="rId66" Type="http://schemas.openxmlformats.org/officeDocument/2006/relationships/image" Target="cid:part1.02020806.07060509@tudelft.nl" TargetMode="External"/><Relationship Id="rId74" Type="http://schemas.openxmlformats.org/officeDocument/2006/relationships/hyperlink" Target="http://data.gwsw.nl/vrijvervalrioolleiding"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7.wmf"/><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image" Target="media/image38.wmf"/><Relationship Id="rId60" Type="http://schemas.openxmlformats.org/officeDocument/2006/relationships/image" Target="media/image46.wmf"/><Relationship Id="rId65" Type="http://schemas.openxmlformats.org/officeDocument/2006/relationships/image" Target="media/image51.png"/><Relationship Id="rId73" Type="http://schemas.openxmlformats.org/officeDocument/2006/relationships/hyperlink" Target="http://data.gwsw.nl/%7bterm%7d" TargetMode="External"/><Relationship Id="rId78" Type="http://schemas.openxmlformats.org/officeDocument/2006/relationships/oleObject" Target="embeddings/oleObject1.bin"/><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4.wmf"/><Relationship Id="rId56" Type="http://schemas.openxmlformats.org/officeDocument/2006/relationships/image" Target="media/image42.wmf"/><Relationship Id="rId64" Type="http://schemas.openxmlformats.org/officeDocument/2006/relationships/image" Target="media/image50.wmf"/><Relationship Id="rId69" Type="http://schemas.openxmlformats.org/officeDocument/2006/relationships/image" Target="media/image54.wmf"/><Relationship Id="rId77"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hyperlink" Target="http://sparql.gwsw.n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52.wmf"/><Relationship Id="rId20" Type="http://schemas.openxmlformats.org/officeDocument/2006/relationships/image" Target="media/image7.wmf"/><Relationship Id="rId41" Type="http://schemas.openxmlformats.org/officeDocument/2006/relationships/image" Target="media/image27.wmf"/><Relationship Id="rId54" Type="http://schemas.openxmlformats.org/officeDocument/2006/relationships/image" Target="media/image40.wmf"/><Relationship Id="rId62" Type="http://schemas.openxmlformats.org/officeDocument/2006/relationships/image" Target="media/image48.wmf"/><Relationship Id="rId70" Type="http://schemas.openxmlformats.org/officeDocument/2006/relationships/image" Target="media/image55.wmf"/><Relationship Id="rId75" Type="http://schemas.openxmlformats.org/officeDocument/2006/relationships/hyperlink" Target="http://www.geonovum.nl/sites/default/files/Geometrieinmodelengml_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image" Target="media/image22.wmf"/><Relationship Id="rId49" Type="http://schemas.openxmlformats.org/officeDocument/2006/relationships/image" Target="media/image35.wmf"/><Relationship Id="rId57" Type="http://schemas.openxmlformats.org/officeDocument/2006/relationships/image" Target="media/image43.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69B97-FD0C-4D38-BA7C-6AFEFCBB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82</Pages>
  <Words>17468</Words>
  <Characters>96075</Characters>
  <Application>Microsoft Office Word</Application>
  <DocSecurity>0</DocSecurity>
  <Lines>800</Lines>
  <Paragraphs>226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113317</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23</cp:revision>
  <cp:lastPrinted>2017-02-13T11:01:00Z</cp:lastPrinted>
  <dcterms:created xsi:type="dcterms:W3CDTF">2016-11-17T14:12:00Z</dcterms:created>
  <dcterms:modified xsi:type="dcterms:W3CDTF">2017-03-09T11:22:00Z</dcterms:modified>
</cp:coreProperties>
</file>